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72686A68" w:rsidR="00290B08" w:rsidRDefault="00433F6C" w:rsidP="00C25E5C">
      <w:pPr>
        <w:pStyle w:val="Title"/>
      </w:pPr>
      <w:r>
        <w:t>Distributed Control and Automation</w:t>
      </w:r>
      <w:r w:rsidR="00AF3BCC">
        <w:t xml:space="preserve"> Framework </w:t>
      </w:r>
      <w:ins w:id="0" w:author="Burt Snover" w:date="2016-07-20T00:37:00Z">
        <w:r w:rsidR="00B43876">
          <w:t xml:space="preserve">(DCAF) </w:t>
        </w:r>
      </w:ins>
      <w:r w:rsidR="00AF3BCC">
        <w:t>Hands-On Session</w:t>
      </w:r>
    </w:p>
    <w:p w14:paraId="6260BDEF" w14:textId="77777777" w:rsidR="00433F6C" w:rsidRPr="00433F6C" w:rsidRDefault="00433F6C" w:rsidP="00433F6C"/>
    <w:p w14:paraId="4138C81F" w14:textId="463ECDC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ins w:id="1" w:author="Burt Snover" w:date="2016-07-20T00:37:00Z">
        <w:r w:rsidR="00B43876">
          <w:t>ni.com/</w:t>
        </w:r>
        <w:proofErr w:type="spellStart"/>
        <w:r w:rsidR="00B43876">
          <w:t>dcaf</w:t>
        </w:r>
      </w:ins>
      <w:proofErr w:type="spellEnd"/>
      <w:del w:id="2" w:author="Burt Snover" w:date="2016-07-20T00:37:00Z">
        <w:r w:rsidDel="00B43876">
          <w:delText xml:space="preserve">the </w:delText>
        </w:r>
        <w:r w:rsidR="001A75B6" w:rsidDel="00B43876">
          <w:fldChar w:fldCharType="begin"/>
        </w:r>
        <w:r w:rsidR="001A75B6" w:rsidDel="00B43876">
          <w:delInstrText xml:space="preserve"> HYPERLINK "https://deci</w:delInstrText>
        </w:r>
        <w:r w:rsidR="001A75B6" w:rsidDel="00B43876">
          <w:delInstrText xml:space="preserve">bel.ni.com/content/projects/reference-designs-for-distributed-control-systems" </w:delInstrText>
        </w:r>
        <w:r w:rsidR="001A75B6" w:rsidDel="00B43876">
          <w:fldChar w:fldCharType="separate"/>
        </w:r>
        <w:r w:rsidRPr="00AF3BCC" w:rsidDel="00B43876">
          <w:rPr>
            <w:rStyle w:val="Hyperlink"/>
          </w:rPr>
          <w:delText>Reference Designs for Distributed Control Systems</w:delText>
        </w:r>
        <w:r w:rsidR="001A75B6" w:rsidDel="00B43876">
          <w:rPr>
            <w:rStyle w:val="Hyperlink"/>
          </w:rPr>
          <w:fldChar w:fldCharType="end"/>
        </w:r>
        <w:r w:rsidDel="00B43876">
          <w:delText xml:space="preserve"> portal on </w:delText>
        </w:r>
        <w:r w:rsidR="001A75B6" w:rsidDel="00B43876">
          <w:fldChar w:fldCharType="begin"/>
        </w:r>
        <w:r w:rsidR="001A75B6" w:rsidDel="00B43876">
          <w:delInstrText xml:space="preserve"> HYPERLINK "https://decibel.ni.com/content/groups/reference-designs" </w:delInstrText>
        </w:r>
        <w:r w:rsidR="001A75B6" w:rsidDel="00B43876">
          <w:fldChar w:fldCharType="separate"/>
        </w:r>
        <w:r w:rsidRPr="00AF3BCC" w:rsidDel="00B43876">
          <w:rPr>
            <w:rStyle w:val="Hyperlink"/>
          </w:rPr>
          <w:delText>ni.com/referencedesigns</w:delText>
        </w:r>
        <w:r w:rsidR="001A75B6" w:rsidDel="00B43876">
          <w:rPr>
            <w:rStyle w:val="Hyperlink"/>
          </w:rPr>
          <w:fldChar w:fldCharType="end"/>
        </w:r>
        <w:r w:rsidDel="00B43876">
          <w:delText>.</w:delText>
        </w:r>
      </w:del>
    </w:p>
    <w:p w14:paraId="4956C5EA" w14:textId="797B7A5C" w:rsidR="00A5353B" w:rsidRPr="0057527C" w:rsidRDefault="00A5353B" w:rsidP="00C25E5C">
      <w:pPr>
        <w:pStyle w:val="Heading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669BA6CF" w:rsidR="00A5353B" w:rsidRDefault="00A5353B" w:rsidP="00A5353B">
      <w:commentRangeStart w:id="3"/>
      <w:r w:rsidRPr="0057527C">
        <w:t xml:space="preserve">Navigate to </w:t>
      </w:r>
      <w:hyperlink r:id="rId6" w:history="1">
        <w:r w:rsidR="003E42E0" w:rsidRPr="00E87282">
          <w:rPr>
            <w:rStyle w:val="Hyperlink"/>
          </w:rPr>
          <w:t>https://decibel.ni.com/content/groups/dcaf?view=documents</w:t>
        </w:r>
      </w:hyperlink>
      <w:r w:rsidR="003E42E0">
        <w:t xml:space="preserve"> </w:t>
      </w:r>
      <w:r w:rsidRPr="0057527C">
        <w:t>and download the</w:t>
      </w:r>
      <w:r w:rsidR="003E42E0">
        <w:t xml:space="preserve"> most recent version</w:t>
      </w:r>
      <w:r w:rsidRPr="0057527C">
        <w:t xml:space="preserve"> </w:t>
      </w:r>
      <w:r w:rsidR="003E42E0">
        <w:t>available (.</w:t>
      </w:r>
      <w:proofErr w:type="spellStart"/>
      <w:r w:rsidR="003E42E0">
        <w:t>vipc</w:t>
      </w:r>
      <w:proofErr w:type="spellEnd"/>
      <w:r w:rsidR="003E42E0">
        <w:t xml:space="preserve"> file)</w:t>
      </w:r>
      <w:r w:rsidRPr="0057527C">
        <w:t xml:space="preserve">. </w:t>
      </w:r>
      <w:commentRangeEnd w:id="3"/>
      <w:r w:rsidR="00B43876">
        <w:rPr>
          <w:rStyle w:val="CommentReference"/>
        </w:rPr>
        <w:commentReference w:id="3"/>
      </w:r>
      <w:r w:rsidRPr="0057527C">
        <w:t>This package can be installed to any</w:t>
      </w:r>
      <w:r w:rsidR="00D746E2" w:rsidRPr="0057527C">
        <w:t xml:space="preserve"> </w:t>
      </w:r>
      <w:r w:rsidR="00C52F71" w:rsidRPr="0057527C">
        <w:t xml:space="preserve">LabVIEW </w:t>
      </w:r>
      <w:r w:rsidRPr="0057527C">
        <w:t xml:space="preserve">version </w:t>
      </w:r>
      <w:r w:rsidR="00672FD0" w:rsidRPr="0057527C">
        <w:t>from 2013 to present.</w:t>
      </w:r>
    </w:p>
    <w:p w14:paraId="6A53C194" w14:textId="022FDBFF" w:rsidR="00AF3BCC" w:rsidRDefault="004A2939" w:rsidP="004A2939">
      <w:pPr>
        <w:pStyle w:val="Heading1"/>
      </w:pPr>
      <w:r>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3DB2DDFC" w14:textId="77777777" w:rsidR="00422509" w:rsidRDefault="00422509" w:rsidP="00422509">
      <w:pPr>
        <w:pStyle w:val="Default"/>
        <w:rPr>
          <w:b/>
          <w:bCs/>
          <w:sz w:val="28"/>
          <w:szCs w:val="28"/>
        </w:rPr>
      </w:pPr>
      <w:r>
        <w:t xml:space="preserve"> </w:t>
      </w:r>
      <w:r>
        <w:rPr>
          <w:b/>
          <w:bCs/>
          <w:sz w:val="28"/>
          <w:szCs w:val="28"/>
        </w:rPr>
        <w:t xml:space="preserve">Introduction </w:t>
      </w:r>
    </w:p>
    <w:p w14:paraId="401CECCB" w14:textId="77777777" w:rsidR="00422509" w:rsidRDefault="00422509" w:rsidP="00422509">
      <w:pPr>
        <w:pStyle w:val="Default"/>
        <w:rPr>
          <w:sz w:val="28"/>
          <w:szCs w:val="28"/>
        </w:rPr>
      </w:pPr>
    </w:p>
    <w:p w14:paraId="60963EF2" w14:textId="03FC8F68"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w:t>
      </w:r>
      <w:proofErr w:type="spellStart"/>
      <w:r w:rsidRPr="00422509">
        <w:rPr>
          <w:rFonts w:asciiTheme="minorHAnsi" w:hAnsiTheme="minorHAnsi" w:cstheme="minorBidi"/>
          <w:color w:val="auto"/>
          <w:sz w:val="22"/>
          <w:szCs w:val="22"/>
        </w:rPr>
        <w:t>ap</w:t>
      </w:r>
      <w:r>
        <w:rPr>
          <w:rFonts w:asciiTheme="minorHAnsi" w:hAnsiTheme="minorHAnsi" w:cstheme="minorBidi"/>
          <w:color w:val="auto"/>
          <w:sz w:val="22"/>
          <w:szCs w:val="22"/>
        </w:rPr>
        <w:t>plication</w:t>
      </w:r>
      <w:ins w:id="4" w:author="Burt Snover" w:date="2016-07-20T00:39:00Z">
        <w:r w:rsidR="00B43876">
          <w:rPr>
            <w:rFonts w:asciiTheme="minorHAnsi" w:hAnsiTheme="minorHAnsi" w:cstheme="minorBidi"/>
            <w:color w:val="auto"/>
            <w:sz w:val="22"/>
            <w:szCs w:val="22"/>
          </w:rPr>
          <w:t>.</w:t>
        </w:r>
      </w:ins>
      <w:del w:id="5" w:author="Burt Snover" w:date="2016-07-20T00:39:00Z">
        <w:r w:rsidDel="00B43876">
          <w:rPr>
            <w:rFonts w:asciiTheme="minorHAnsi" w:hAnsiTheme="minorHAnsi" w:cstheme="minorBidi"/>
            <w:color w:val="auto"/>
            <w:sz w:val="22"/>
            <w:szCs w:val="22"/>
          </w:rPr>
          <w:delText xml:space="preserve"> using the Distributed Control and Automation </w:delText>
        </w:r>
        <w:r w:rsidR="00827782" w:rsidDel="00B43876">
          <w:rPr>
            <w:rFonts w:asciiTheme="minorHAnsi" w:hAnsiTheme="minorHAnsi" w:cstheme="minorBidi"/>
            <w:color w:val="auto"/>
            <w:sz w:val="22"/>
            <w:szCs w:val="22"/>
          </w:rPr>
          <w:delText>Framework (DCAF</w:delText>
        </w:r>
        <w:r w:rsidRPr="00422509" w:rsidDel="00B43876">
          <w:rPr>
            <w:rFonts w:asciiTheme="minorHAnsi" w:hAnsiTheme="minorHAnsi" w:cstheme="minorBidi"/>
            <w:color w:val="auto"/>
            <w:sz w:val="22"/>
            <w:szCs w:val="22"/>
          </w:rPr>
          <w:delText xml:space="preserve">). </w:delText>
        </w:r>
      </w:del>
      <w:r w:rsidRPr="00422509">
        <w:rPr>
          <w:rFonts w:asciiTheme="minorHAnsi" w:hAnsiTheme="minorHAnsi" w:cstheme="minorBidi"/>
          <w:color w:val="auto"/>
          <w:sz w:val="22"/>
          <w:szCs w:val="22"/>
        </w:rPr>
        <w:t>This</w:t>
      </w:r>
      <w:proofErr w:type="spellEnd"/>
      <w:r w:rsidRPr="00422509">
        <w:rPr>
          <w:rFonts w:asciiTheme="minorHAnsi" w:hAnsiTheme="minorHAnsi" w:cstheme="minorBidi"/>
          <w:color w:val="auto"/>
          <w:sz w:val="22"/>
          <w:szCs w:val="22"/>
        </w:rPr>
        <w:t xml:space="preserve"> </w:t>
      </w:r>
      <w:r w:rsidR="00F210A7">
        <w:rPr>
          <w:rFonts w:asciiTheme="minorHAnsi" w:hAnsiTheme="minorHAnsi" w:cstheme="minorBidi"/>
          <w:color w:val="auto"/>
          <w:sz w:val="22"/>
          <w:szCs w:val="22"/>
        </w:rPr>
        <w:t>exercise</w:t>
      </w:r>
      <w:r w:rsidRPr="00422509">
        <w:rPr>
          <w:rFonts w:asciiTheme="minorHAnsi" w:hAnsiTheme="minorHAnsi" w:cstheme="minorBidi"/>
          <w:color w:val="auto"/>
          <w:sz w:val="22"/>
          <w:szCs w:val="22"/>
        </w:rPr>
        <w:t xml:space="preserve"> makes use of a model of the chamber to simulate its I/O and allows users to define the </w:t>
      </w:r>
      <w:proofErr w:type="spellStart"/>
      <w:r w:rsidRPr="00422509">
        <w:rPr>
          <w:rFonts w:asciiTheme="minorHAnsi" w:hAnsiTheme="minorHAnsi" w:cstheme="minorBidi"/>
          <w:color w:val="auto"/>
          <w:sz w:val="22"/>
          <w:szCs w:val="22"/>
        </w:rPr>
        <w:t>setpoint</w:t>
      </w:r>
      <w:proofErr w:type="spellEnd"/>
      <w:r w:rsidRPr="00422509">
        <w:rPr>
          <w:rFonts w:asciiTheme="minorHAnsi" w:hAnsiTheme="minorHAnsi" w:cstheme="minorBidi"/>
          <w:color w:val="auto"/>
          <w:sz w:val="22"/>
          <w:szCs w:val="22"/>
        </w:rPr>
        <w:t xml:space="preserve"> and PID gains of the control algorithm through a simple user interface. </w:t>
      </w:r>
      <w:ins w:id="6" w:author="Burt Snover" w:date="2016-07-20T00:39:00Z">
        <w:r w:rsidR="00B43876">
          <w:rPr>
            <w:rFonts w:asciiTheme="minorHAnsi" w:hAnsiTheme="minorHAnsi" w:cstheme="minorBidi"/>
            <w:color w:val="auto"/>
            <w:sz w:val="22"/>
            <w:szCs w:val="22"/>
          </w:rPr>
          <w:br/>
        </w:r>
      </w:ins>
    </w:p>
    <w:p w14:paraId="33E06126" w14:textId="66B24D2A"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del w:id="7" w:author="Burt Snover" w:date="2016-07-20T00:40:00Z">
        <w:r w:rsidDel="00B43876">
          <w:rPr>
            <w:rFonts w:asciiTheme="minorHAnsi" w:hAnsiTheme="minorHAnsi" w:cstheme="minorBidi"/>
            <w:color w:val="auto"/>
            <w:sz w:val="22"/>
            <w:szCs w:val="22"/>
          </w:rPr>
          <w:delText>into the DCAF Tag Bus</w:delText>
        </w:r>
      </w:del>
      <w:ins w:id="8" w:author="Burt Snover" w:date="2016-07-20T00:40:00Z">
        <w:r w:rsidR="00B43876">
          <w:rPr>
            <w:rFonts w:asciiTheme="minorHAnsi" w:hAnsiTheme="minorHAnsi" w:cstheme="minorBidi"/>
            <w:color w:val="auto"/>
            <w:sz w:val="22"/>
            <w:szCs w:val="22"/>
          </w:rPr>
          <w:t>within DCAF</w:t>
        </w:r>
      </w:ins>
      <w:r>
        <w:rPr>
          <w:rFonts w:asciiTheme="minorHAnsi" w:hAnsiTheme="minorHAnsi" w:cstheme="minorBidi"/>
          <w:color w:val="auto"/>
          <w:sz w:val="22"/>
          <w:szCs w:val="22"/>
        </w:rPr>
        <w:t xml:space="preserve"> to provide </w:t>
      </w:r>
      <w:del w:id="9" w:author="Burt Snover" w:date="2016-07-20T00:40:00Z">
        <w:r w:rsidDel="00B43876">
          <w:rPr>
            <w:rFonts w:asciiTheme="minorHAnsi" w:hAnsiTheme="minorHAnsi" w:cstheme="minorBidi"/>
            <w:color w:val="auto"/>
            <w:sz w:val="22"/>
            <w:szCs w:val="22"/>
          </w:rPr>
          <w:delText xml:space="preserve">a synchronized </w:delText>
        </w:r>
      </w:del>
      <w:r>
        <w:rPr>
          <w:rFonts w:asciiTheme="minorHAnsi" w:hAnsiTheme="minorHAnsi" w:cstheme="minorBidi"/>
          <w:color w:val="auto"/>
          <w:sz w:val="22"/>
          <w:szCs w:val="22"/>
        </w:rPr>
        <w:t>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del w:id="10" w:author="Burt Snover" w:date="2016-07-20T00:41:00Z">
        <w:r w:rsidR="00164AAC" w:rsidDel="00B43876">
          <w:rPr>
            <w:rFonts w:asciiTheme="minorHAnsi" w:hAnsiTheme="minorHAnsi" w:cstheme="minorBidi"/>
            <w:color w:val="auto"/>
            <w:sz w:val="22"/>
            <w:szCs w:val="22"/>
          </w:rPr>
          <w:delText>the Tag Bus</w:delText>
        </w:r>
      </w:del>
      <w:ins w:id="11" w:author="Burt Snover" w:date="2016-07-20T00:41:00Z">
        <w:r w:rsidR="00B43876">
          <w:rPr>
            <w:rFonts w:asciiTheme="minorHAnsi" w:hAnsiTheme="minorHAnsi" w:cstheme="minorBidi"/>
            <w:color w:val="auto"/>
            <w:sz w:val="22"/>
            <w:szCs w:val="22"/>
          </w:rPr>
          <w:t>data within the framework</w:t>
        </w:r>
      </w:ins>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FB72A5D"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del w:id="12" w:author="Burt Snover" w:date="2016-07-20T00:41:00Z">
        <w:r w:rsidR="00422509" w:rsidDel="00B43876">
          <w:rPr>
            <w:rFonts w:asciiTheme="minorHAnsi" w:hAnsiTheme="minorHAnsi" w:cstheme="minorBidi"/>
            <w:color w:val="auto"/>
            <w:sz w:val="22"/>
            <w:szCs w:val="22"/>
          </w:rPr>
          <w:delText xml:space="preserve">Temperature </w:delText>
        </w:r>
      </w:del>
      <w:r w:rsidR="00422509">
        <w:rPr>
          <w:rFonts w:asciiTheme="minorHAnsi" w:hAnsiTheme="minorHAnsi" w:cstheme="minorBidi"/>
          <w:color w:val="auto"/>
          <w:sz w:val="22"/>
          <w:szCs w:val="22"/>
        </w:rPr>
        <w:t xml:space="preserve">Simulated </w:t>
      </w:r>
      <w:ins w:id="13" w:author="Burt Snover" w:date="2016-07-20T00:41:00Z">
        <w:r w:rsidR="00B43876">
          <w:rPr>
            <w:rFonts w:asciiTheme="minorHAnsi" w:hAnsiTheme="minorHAnsi" w:cstheme="minorBidi"/>
            <w:color w:val="auto"/>
            <w:sz w:val="22"/>
            <w:szCs w:val="22"/>
          </w:rPr>
          <w:t xml:space="preserve">Temperature </w:t>
        </w:r>
      </w:ins>
      <w:r w:rsidR="00422509">
        <w:rPr>
          <w:rFonts w:asciiTheme="minorHAnsi" w:hAnsiTheme="minorHAnsi" w:cstheme="minorBid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Pr>
          <w:rFonts w:asciiTheme="minorHAnsi" w:hAnsiTheme="minorHAnsi" w:cstheme="minorBidi"/>
          <w:color w:val="auto"/>
          <w:sz w:val="22"/>
          <w:szCs w:val="22"/>
        </w:rPr>
        <w:t xml:space="preserve">DCAF </w:t>
      </w:r>
      <w:r w:rsidR="00422509">
        <w:rPr>
          <w:rFonts w:asciiTheme="minorHAnsi" w:hAnsiTheme="minorHAnsi" w:cstheme="minorBidi"/>
          <w:color w:val="auto"/>
          <w:sz w:val="22"/>
          <w:szCs w:val="22"/>
        </w:rPr>
        <w:t xml:space="preserve">engines: the UI and the Temperature Controller Simulation.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3FEA7E78">
            <wp:extent cx="2419350" cy="2019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2019300"/>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lastRenderedPageBreak/>
        <w:t>Figure 1.1</w:t>
      </w:r>
    </w:p>
    <w:p w14:paraId="212122EF" w14:textId="77777777" w:rsidR="00675C1E" w:rsidRDefault="00675C1E" w:rsidP="00422509">
      <w:pPr>
        <w:pStyle w:val="Default"/>
        <w:rPr>
          <w:rFonts w:asciiTheme="minorHAnsi" w:hAnsiTheme="minorHAnsi" w:cstheme="minorBidi"/>
          <w:color w:val="auto"/>
          <w:sz w:val="22"/>
          <w:szCs w:val="22"/>
        </w:rPr>
      </w:pPr>
    </w:p>
    <w:p w14:paraId="3038C6E5" w14:textId="648B9D36" w:rsidR="00675C1E" w:rsidRDefault="00675C1E"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This Simulation Engine is implemented in such a way that it will be easy to migrate from a simulation to a real </w:t>
      </w:r>
      <w:r w:rsidR="00F210A7">
        <w:rPr>
          <w:rFonts w:asciiTheme="minorHAnsi" w:hAnsiTheme="minorHAnsi" w:cstheme="minorBidi"/>
          <w:color w:val="auto"/>
          <w:sz w:val="22"/>
          <w:szCs w:val="22"/>
        </w:rPr>
        <w:t xml:space="preserve">time </w:t>
      </w:r>
      <w:r>
        <w:rPr>
          <w:rFonts w:asciiTheme="minorHAnsi" w:hAnsiTheme="minorHAnsi" w:cstheme="minorBidi"/>
          <w:color w:val="auto"/>
          <w:sz w:val="22"/>
          <w:szCs w:val="22"/>
        </w:rPr>
        <w:t>controller by adding a cRIO target and moving the Simulation Engine below it.</w:t>
      </w:r>
    </w:p>
    <w:p w14:paraId="7B1DA78B" w14:textId="77777777" w:rsidR="00675C1E" w:rsidRDefault="00675C1E" w:rsidP="00422509">
      <w:pPr>
        <w:pStyle w:val="Default"/>
        <w:rPr>
          <w:rFonts w:asciiTheme="minorHAnsi" w:hAnsiTheme="minorHAnsi" w:cstheme="minorBidi"/>
          <w:color w:val="auto"/>
          <w:sz w:val="22"/>
          <w:szCs w:val="22"/>
        </w:rPr>
      </w:pPr>
    </w:p>
    <w:p w14:paraId="1146A3B5" w14:textId="5E0306B5" w:rsidR="00CD2D7F" w:rsidRDefault="00675C1E" w:rsidP="00422509">
      <w:pPr>
        <w:pStyle w:val="Default"/>
        <w:rPr>
          <w:ins w:id="14" w:author="Burt Snover" w:date="2016-07-20T00:52:00Z"/>
          <w:rFonts w:asciiTheme="minorHAnsi" w:hAnsiTheme="minorHAnsi" w:cstheme="minorBidi"/>
          <w:color w:val="auto"/>
          <w:sz w:val="22"/>
          <w:szCs w:val="22"/>
        </w:rPr>
      </w:pPr>
      <w:r>
        <w:rPr>
          <w:rFonts w:asciiTheme="minorHAnsi" w:hAnsiTheme="minorHAnsi" w:cstheme="minorBidi"/>
          <w:color w:val="auto"/>
          <w:sz w:val="22"/>
          <w:szCs w:val="22"/>
        </w:rPr>
        <w:t>Notice the different components of each engine</w:t>
      </w:r>
      <w:r w:rsidR="00F210A7">
        <w:rPr>
          <w:rFonts w:asciiTheme="minorHAnsi" w:hAnsiTheme="minorHAnsi" w:cstheme="minorBidi"/>
          <w:color w:val="auto"/>
          <w:sz w:val="22"/>
          <w:szCs w:val="22"/>
        </w:rPr>
        <w:t xml:space="preserve"> listed </w:t>
      </w:r>
      <w:r w:rsidR="00CA544D">
        <w:rPr>
          <w:rFonts w:asciiTheme="minorHAnsi" w:hAnsiTheme="minorHAnsi" w:cstheme="minorBidi"/>
          <w:color w:val="auto"/>
          <w:sz w:val="22"/>
          <w:szCs w:val="22"/>
        </w:rPr>
        <w:t>in Fig 1.1</w:t>
      </w:r>
      <w:r>
        <w:rPr>
          <w:rFonts w:asciiTheme="minorHAnsi" w:hAnsiTheme="minorHAnsi" w:cstheme="minorBidi"/>
          <w:color w:val="auto"/>
          <w:sz w:val="22"/>
          <w:szCs w:val="22"/>
        </w:rPr>
        <w:t>. Tags,</w:t>
      </w:r>
      <w:r w:rsidR="00CA544D">
        <w:rPr>
          <w:rFonts w:asciiTheme="minorHAnsi" w:hAnsiTheme="minorHAnsi" w:cstheme="minorBidi"/>
          <w:color w:val="auto"/>
          <w:sz w:val="22"/>
          <w:szCs w:val="22"/>
        </w:rPr>
        <w:t xml:space="preserve"> Mappings and UDP repeat in both engines. </w:t>
      </w:r>
      <w:r w:rsidR="006566F0">
        <w:rPr>
          <w:rFonts w:asciiTheme="minorHAnsi" w:hAnsiTheme="minorHAnsi" w:cstheme="minorBidi"/>
          <w:color w:val="auto"/>
          <w:sz w:val="22"/>
          <w:szCs w:val="22"/>
        </w:rPr>
        <w:t>The Temperature Controller Logic and the Temperature Chamber Model are Modules created specifi</w:t>
      </w:r>
      <w:r w:rsidR="007562F0">
        <w:rPr>
          <w:rFonts w:asciiTheme="minorHAnsi" w:hAnsiTheme="minorHAnsi" w:cstheme="minorBidi"/>
          <w:color w:val="auto"/>
          <w:sz w:val="22"/>
          <w:szCs w:val="22"/>
        </w:rPr>
        <w:t xml:space="preserve">cally for the Simulation Engine. Similarly, </w:t>
      </w:r>
      <w:r w:rsidR="0042103F">
        <w:rPr>
          <w:rFonts w:asciiTheme="minorHAnsi" w:hAnsiTheme="minorHAnsi" w:cstheme="minorBidi"/>
          <w:color w:val="auto"/>
          <w:sz w:val="22"/>
          <w:szCs w:val="22"/>
        </w:rPr>
        <w:t>the</w:t>
      </w:r>
      <w:r w:rsidR="006566F0">
        <w:rPr>
          <w:rFonts w:asciiTheme="minorHAnsi" w:hAnsiTheme="minorHAnsi" w:cstheme="minorBidi"/>
          <w:color w:val="auto"/>
          <w:sz w:val="22"/>
          <w:szCs w:val="22"/>
        </w:rPr>
        <w:t xml:space="preserve"> UI</w:t>
      </w:r>
      <w:r w:rsidR="0042103F">
        <w:rPr>
          <w:rFonts w:asciiTheme="minorHAnsi" w:hAnsiTheme="minorHAnsi" w:cstheme="minorBidi"/>
          <w:color w:val="auto"/>
          <w:sz w:val="22"/>
          <w:szCs w:val="22"/>
        </w:rPr>
        <w:t xml:space="preserve"> Reference</w:t>
      </w:r>
      <w:r w:rsidR="006566F0">
        <w:rPr>
          <w:rFonts w:asciiTheme="minorHAnsi" w:hAnsiTheme="minorHAnsi" w:cstheme="minorBidi"/>
          <w:color w:val="auto"/>
          <w:sz w:val="22"/>
          <w:szCs w:val="22"/>
        </w:rPr>
        <w:t xml:space="preserve"> Module is only present in the UI Engine. </w:t>
      </w:r>
      <w:r w:rsidR="00CA544D">
        <w:rPr>
          <w:rFonts w:asciiTheme="minorHAnsi" w:hAnsiTheme="minorHAnsi" w:cstheme="minorBidi"/>
          <w:color w:val="auto"/>
          <w:sz w:val="22"/>
          <w:szCs w:val="22"/>
        </w:rPr>
        <w:t xml:space="preserve">Here is a brief description of each </w:t>
      </w:r>
      <w:r w:rsidR="006566F0">
        <w:rPr>
          <w:rFonts w:asciiTheme="minorHAnsi" w:hAnsiTheme="minorHAnsi" w:cstheme="minorBidi"/>
          <w:color w:val="auto"/>
          <w:sz w:val="22"/>
          <w:szCs w:val="22"/>
        </w:rPr>
        <w:t xml:space="preserve">of these </w:t>
      </w:r>
      <w:r w:rsidR="00CA544D">
        <w:rPr>
          <w:rFonts w:asciiTheme="minorHAnsi" w:hAnsiTheme="minorHAnsi" w:cstheme="minorBidi"/>
          <w:color w:val="auto"/>
          <w:sz w:val="22"/>
          <w:szCs w:val="22"/>
        </w:rPr>
        <w:t>component</w:t>
      </w:r>
      <w:r w:rsidR="006566F0">
        <w:rPr>
          <w:rFonts w:asciiTheme="minorHAnsi" w:hAnsiTheme="minorHAnsi" w:cstheme="minorBidi"/>
          <w:color w:val="auto"/>
          <w:sz w:val="22"/>
          <w:szCs w:val="22"/>
        </w:rPr>
        <w:t>s</w:t>
      </w:r>
      <w:r w:rsidR="00CA544D">
        <w:rPr>
          <w:rFonts w:asciiTheme="minorHAnsi" w:hAnsiTheme="minorHAnsi" w:cstheme="minorBidi"/>
          <w:color w:val="auto"/>
          <w:sz w:val="22"/>
          <w:szCs w:val="22"/>
        </w:rPr>
        <w:t>.</w:t>
      </w:r>
    </w:p>
    <w:p w14:paraId="2ECDE6E4" w14:textId="77777777" w:rsidR="00CD2D7F" w:rsidRDefault="00CD2D7F" w:rsidP="00422509">
      <w:pPr>
        <w:pStyle w:val="Default"/>
        <w:rPr>
          <w:ins w:id="15" w:author="Burt Snover" w:date="2016-07-20T00:52:00Z"/>
          <w:rFonts w:asciiTheme="minorHAnsi" w:hAnsiTheme="minorHAnsi" w:cstheme="minorBidi"/>
          <w:color w:val="auto"/>
          <w:sz w:val="22"/>
          <w:szCs w:val="22"/>
        </w:rPr>
      </w:pPr>
    </w:p>
    <w:p w14:paraId="2C1F95AA" w14:textId="5428511F" w:rsidR="00CD2D7F" w:rsidRPr="00CD2D7F" w:rsidRDefault="00CD2D7F" w:rsidP="00422509">
      <w:pPr>
        <w:pStyle w:val="Default"/>
        <w:rPr>
          <w:ins w:id="16" w:author="Burt Snover" w:date="2016-07-20T00:47:00Z"/>
          <w:rFonts w:asciiTheme="minorHAnsi" w:hAnsiTheme="minorHAnsi" w:cstheme="minorBidi"/>
          <w:i/>
          <w:color w:val="auto"/>
          <w:sz w:val="22"/>
          <w:szCs w:val="22"/>
          <w:rPrChange w:id="17" w:author="Burt Snover" w:date="2016-07-20T00:52:00Z">
            <w:rPr>
              <w:ins w:id="18" w:author="Burt Snover" w:date="2016-07-20T00:47:00Z"/>
              <w:rFonts w:asciiTheme="minorHAnsi" w:hAnsiTheme="minorHAnsi" w:cstheme="minorBidi"/>
              <w:color w:val="auto"/>
              <w:sz w:val="22"/>
              <w:szCs w:val="22"/>
            </w:rPr>
          </w:rPrChange>
        </w:rPr>
      </w:pPr>
      <w:ins w:id="19" w:author="Burt Snover" w:date="2016-07-20T00:52:00Z">
        <w:r>
          <w:rPr>
            <w:rFonts w:asciiTheme="minorHAnsi" w:hAnsiTheme="minorHAnsi" w:cstheme="minorBidi"/>
            <w:i/>
            <w:color w:val="auto"/>
            <w:sz w:val="22"/>
            <w:szCs w:val="22"/>
          </w:rPr>
          <w:t>We should probably explain the hierarchy of System, Target, Engine, and Module first. Then move on to Tags, Mappings, and Channels. That should be sufficient enough background for anyone to use the tool for basic projects.</w:t>
        </w:r>
      </w:ins>
    </w:p>
    <w:p w14:paraId="3525312F" w14:textId="77777777" w:rsidR="00CD2D7F" w:rsidRDefault="00CD2D7F" w:rsidP="00422509">
      <w:pPr>
        <w:pStyle w:val="Default"/>
        <w:rPr>
          <w:ins w:id="20" w:author="Burt Snover" w:date="2016-07-20T00:47:00Z"/>
          <w:rFonts w:asciiTheme="minorHAnsi" w:hAnsiTheme="minorHAnsi" w:cstheme="minorBidi"/>
          <w:color w:val="auto"/>
          <w:sz w:val="22"/>
          <w:szCs w:val="22"/>
        </w:rPr>
      </w:pPr>
    </w:p>
    <w:p w14:paraId="23D8CD39" w14:textId="0CE797B1" w:rsidR="00CD2D7F" w:rsidRPr="00CD2D7F" w:rsidRDefault="00CD2D7F" w:rsidP="00422509">
      <w:pPr>
        <w:pStyle w:val="Default"/>
        <w:rPr>
          <w:ins w:id="21" w:author="Burt Snover" w:date="2016-07-20T00:47:00Z"/>
          <w:rFonts w:asciiTheme="minorHAnsi" w:hAnsiTheme="minorHAnsi" w:cstheme="minorBidi"/>
          <w:i/>
          <w:color w:val="auto"/>
          <w:sz w:val="22"/>
          <w:szCs w:val="22"/>
          <w:rPrChange w:id="22" w:author="Burt Snover" w:date="2016-07-20T00:48:00Z">
            <w:rPr>
              <w:ins w:id="23" w:author="Burt Snover" w:date="2016-07-20T00:47:00Z"/>
              <w:rFonts w:asciiTheme="minorHAnsi" w:hAnsiTheme="minorHAnsi" w:cstheme="minorBidi"/>
              <w:color w:val="auto"/>
              <w:sz w:val="22"/>
              <w:szCs w:val="22"/>
            </w:rPr>
          </w:rPrChange>
        </w:rPr>
      </w:pPr>
      <w:ins w:id="24" w:author="Burt Snover" w:date="2016-07-20T00:47:00Z">
        <w:r w:rsidRPr="00CD2D7F">
          <w:rPr>
            <w:rFonts w:asciiTheme="minorHAnsi" w:hAnsiTheme="minorHAnsi" w:cstheme="minorBidi"/>
            <w:i/>
            <w:color w:val="auto"/>
            <w:sz w:val="22"/>
            <w:szCs w:val="22"/>
            <w:rPrChange w:id="25" w:author="Burt Snover" w:date="2016-07-20T00:48:00Z">
              <w:rPr>
                <w:rFonts w:asciiTheme="minorHAnsi" w:hAnsiTheme="minorHAnsi" w:cstheme="minorBidi"/>
                <w:color w:val="auto"/>
                <w:sz w:val="22"/>
                <w:szCs w:val="22"/>
              </w:rPr>
            </w:rPrChange>
          </w:rPr>
          <w:t xml:space="preserve">We should explain this with a simple diagram. Maybe use the </w:t>
        </w:r>
        <w:proofErr w:type="spellStart"/>
        <w:r w:rsidRPr="00CD2D7F">
          <w:rPr>
            <w:rFonts w:asciiTheme="minorHAnsi" w:hAnsiTheme="minorHAnsi" w:cstheme="minorBidi"/>
            <w:i/>
            <w:color w:val="auto"/>
            <w:sz w:val="22"/>
            <w:szCs w:val="22"/>
            <w:rPrChange w:id="26" w:author="Burt Snover" w:date="2016-07-20T00:48:00Z">
              <w:rPr>
                <w:rFonts w:asciiTheme="minorHAnsi" w:hAnsiTheme="minorHAnsi" w:cstheme="minorBidi"/>
                <w:color w:val="auto"/>
                <w:sz w:val="22"/>
                <w:szCs w:val="22"/>
              </w:rPr>
            </w:rPrChange>
          </w:rPr>
          <w:t>GraphViz</w:t>
        </w:r>
        <w:proofErr w:type="spellEnd"/>
        <w:r w:rsidRPr="00CD2D7F">
          <w:rPr>
            <w:rFonts w:asciiTheme="minorHAnsi" w:hAnsiTheme="minorHAnsi" w:cstheme="minorBidi"/>
            <w:i/>
            <w:color w:val="auto"/>
            <w:sz w:val="22"/>
            <w:szCs w:val="22"/>
            <w:rPrChange w:id="27" w:author="Burt Snover" w:date="2016-07-20T00:48:00Z">
              <w:rPr>
                <w:rFonts w:asciiTheme="minorHAnsi" w:hAnsiTheme="minorHAnsi" w:cstheme="minorBidi"/>
                <w:color w:val="auto"/>
                <w:sz w:val="22"/>
                <w:szCs w:val="22"/>
              </w:rPr>
            </w:rPrChange>
          </w:rPr>
          <w:t xml:space="preserve"> tool to explain.</w:t>
        </w:r>
      </w:ins>
      <w:ins w:id="28" w:author="Burt Snover" w:date="2016-07-20T00:48:00Z">
        <w:r w:rsidRPr="00CD2D7F">
          <w:rPr>
            <w:rFonts w:asciiTheme="minorHAnsi" w:hAnsiTheme="minorHAnsi" w:cstheme="minorBidi"/>
            <w:i/>
            <w:color w:val="auto"/>
            <w:sz w:val="22"/>
            <w:szCs w:val="22"/>
            <w:rPrChange w:id="29" w:author="Burt Snover" w:date="2016-07-20T00:48:00Z">
              <w:rPr>
                <w:rFonts w:asciiTheme="minorHAnsi" w:hAnsiTheme="minorHAnsi" w:cstheme="minorBidi"/>
                <w:color w:val="auto"/>
                <w:sz w:val="22"/>
                <w:szCs w:val="22"/>
              </w:rPr>
            </w:rPrChange>
          </w:rPr>
          <w:t xml:space="preserve"> First explain the difference between Tags, Channels, and Mappings, then explain specifically how they are setup for this </w:t>
        </w:r>
        <w:proofErr w:type="spellStart"/>
        <w:r w:rsidRPr="00CD2D7F">
          <w:rPr>
            <w:rFonts w:asciiTheme="minorHAnsi" w:hAnsiTheme="minorHAnsi" w:cstheme="minorBidi"/>
            <w:i/>
            <w:color w:val="auto"/>
            <w:sz w:val="22"/>
            <w:szCs w:val="22"/>
            <w:rPrChange w:id="30" w:author="Burt Snover" w:date="2016-07-20T00:48:00Z">
              <w:rPr>
                <w:rFonts w:asciiTheme="minorHAnsi" w:hAnsiTheme="minorHAnsi" w:cstheme="minorBidi"/>
                <w:color w:val="auto"/>
                <w:sz w:val="22"/>
                <w:szCs w:val="22"/>
              </w:rPr>
            </w:rPrChange>
          </w:rPr>
          <w:t>handson</w:t>
        </w:r>
        <w:proofErr w:type="spellEnd"/>
        <w:r w:rsidRPr="00CD2D7F">
          <w:rPr>
            <w:rFonts w:asciiTheme="minorHAnsi" w:hAnsiTheme="minorHAnsi" w:cstheme="minorBidi"/>
            <w:i/>
            <w:color w:val="auto"/>
            <w:sz w:val="22"/>
            <w:szCs w:val="22"/>
            <w:rPrChange w:id="31" w:author="Burt Snover" w:date="2016-07-20T00:48:00Z">
              <w:rPr>
                <w:rFonts w:asciiTheme="minorHAnsi" w:hAnsiTheme="minorHAnsi" w:cstheme="minorBidi"/>
                <w:color w:val="auto"/>
                <w:sz w:val="22"/>
                <w:szCs w:val="22"/>
              </w:rPr>
            </w:rPrChange>
          </w:rPr>
          <w:t>.</w:t>
        </w:r>
      </w:ins>
    </w:p>
    <w:p w14:paraId="7C8D1AA3" w14:textId="4BA99A69" w:rsidR="00CD2D7F" w:rsidRDefault="00CD2D7F" w:rsidP="00422509">
      <w:pPr>
        <w:pStyle w:val="Default"/>
        <w:rPr>
          <w:rFonts w:asciiTheme="minorHAnsi" w:hAnsiTheme="minorHAnsi" w:cstheme="minorBidi"/>
          <w:color w:val="auto"/>
          <w:sz w:val="22"/>
          <w:szCs w:val="22"/>
        </w:rPr>
      </w:pPr>
      <w:ins w:id="32" w:author="Burt Snover" w:date="2016-07-20T00:48:00Z">
        <w:r>
          <w:rPr>
            <w:noProof/>
          </w:rPr>
          <w:drawing>
            <wp:inline distT="0" distB="0" distL="0" distR="0" wp14:anchorId="44958C7B" wp14:editId="73513192">
              <wp:extent cx="5943600"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3955"/>
                      </a:xfrm>
                      <a:prstGeom prst="rect">
                        <a:avLst/>
                      </a:prstGeom>
                    </pic:spPr>
                  </pic:pic>
                </a:graphicData>
              </a:graphic>
            </wp:inline>
          </w:drawing>
        </w:r>
      </w:ins>
    </w:p>
    <w:p w14:paraId="7BE7E19A" w14:textId="77777777" w:rsidR="00CA544D" w:rsidRDefault="00CA544D" w:rsidP="00422509">
      <w:pPr>
        <w:pStyle w:val="Default"/>
        <w:rPr>
          <w:rFonts w:asciiTheme="minorHAnsi" w:hAnsiTheme="minorHAnsi" w:cstheme="minorBidi"/>
          <w:color w:val="auto"/>
          <w:sz w:val="22"/>
          <w:szCs w:val="22"/>
        </w:rPr>
      </w:pPr>
    </w:p>
    <w:p w14:paraId="2BB31946" w14:textId="17C09990" w:rsidR="00CD2D7F" w:rsidRPr="00CD2D7F" w:rsidRDefault="00CD2D7F" w:rsidP="00422509">
      <w:pPr>
        <w:pStyle w:val="Default"/>
        <w:rPr>
          <w:ins w:id="33" w:author="Burt Snover" w:date="2016-07-20T00:49:00Z"/>
          <w:rFonts w:asciiTheme="minorHAnsi" w:hAnsiTheme="minorHAnsi" w:cstheme="minorBidi"/>
          <w:b/>
          <w:i/>
          <w:color w:val="auto"/>
          <w:sz w:val="22"/>
          <w:szCs w:val="22"/>
          <w:rPrChange w:id="34" w:author="Burt Snover" w:date="2016-07-20T00:50:00Z">
            <w:rPr>
              <w:ins w:id="35" w:author="Burt Snover" w:date="2016-07-20T00:49:00Z"/>
              <w:rFonts w:asciiTheme="minorHAnsi" w:hAnsiTheme="minorHAnsi" w:cstheme="minorBidi"/>
              <w:b/>
              <w:color w:val="auto"/>
              <w:sz w:val="22"/>
              <w:szCs w:val="22"/>
            </w:rPr>
          </w:rPrChange>
        </w:rPr>
      </w:pPr>
      <w:ins w:id="36" w:author="Burt Snover" w:date="2016-07-20T00:49:00Z">
        <w:r w:rsidRPr="00CD2D7F">
          <w:rPr>
            <w:rFonts w:asciiTheme="minorHAnsi" w:hAnsiTheme="minorHAnsi" w:cstheme="minorBidi"/>
            <w:b/>
            <w:i/>
            <w:color w:val="auto"/>
            <w:sz w:val="22"/>
            <w:szCs w:val="22"/>
            <w:rPrChange w:id="37" w:author="Burt Snover" w:date="2016-07-20T00:50:00Z">
              <w:rPr>
                <w:rFonts w:asciiTheme="minorHAnsi" w:hAnsiTheme="minorHAnsi" w:cstheme="minorBidi"/>
                <w:b/>
                <w:color w:val="auto"/>
                <w:sz w:val="22"/>
                <w:szCs w:val="22"/>
              </w:rPr>
            </w:rPrChange>
          </w:rPr>
          <w:t>First explain Channels. Then explain Tags as connection points for channels (Tags are not inputs or outputs). Then explain mappings as the thing that makes the connection.</w:t>
        </w:r>
      </w:ins>
    </w:p>
    <w:p w14:paraId="10DD6035" w14:textId="77777777" w:rsidR="00CD2D7F" w:rsidRDefault="00CD2D7F" w:rsidP="00422509">
      <w:pPr>
        <w:pStyle w:val="Default"/>
        <w:rPr>
          <w:ins w:id="38" w:author="Burt Snover" w:date="2016-07-20T00:49:00Z"/>
          <w:rFonts w:asciiTheme="minorHAnsi" w:hAnsiTheme="minorHAnsi" w:cstheme="minorBidi"/>
          <w:b/>
          <w:color w:val="auto"/>
          <w:sz w:val="22"/>
          <w:szCs w:val="22"/>
        </w:rPr>
      </w:pPr>
    </w:p>
    <w:p w14:paraId="2D54F97B" w14:textId="5478C95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Tags are scalar variables that can be mapped as inputs or outputs in any module within a DCAF engine. </w:t>
      </w:r>
      <w:r w:rsidR="006566F0">
        <w:rPr>
          <w:rFonts w:asciiTheme="minorHAnsi" w:hAnsiTheme="minorHAnsi" w:cstheme="minorBidi"/>
          <w:color w:val="auto"/>
          <w:sz w:val="22"/>
          <w:szCs w:val="22"/>
        </w:rPr>
        <w:t>This pane allows the user to add or remove tags to the engine and configure tag properties such as Tag Name, Data Type, Default Value, and Description.</w:t>
      </w:r>
    </w:p>
    <w:p w14:paraId="2FAFE96C" w14:textId="77777777" w:rsidR="00CA544D" w:rsidRDefault="00CA544D" w:rsidP="00422509">
      <w:pPr>
        <w:pStyle w:val="Default"/>
        <w:rPr>
          <w:rFonts w:asciiTheme="minorHAnsi" w:hAnsiTheme="minorHAnsi" w:cstheme="minorBidi"/>
          <w:color w:val="auto"/>
          <w:sz w:val="22"/>
          <w:szCs w:val="22"/>
        </w:rPr>
      </w:pPr>
    </w:p>
    <w:p w14:paraId="6699F42C" w14:textId="0677AD17" w:rsidR="00CA544D" w:rsidRDefault="00CA544D" w:rsidP="0042250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lastRenderedPageBreak/>
        <w:t>Mappings:</w:t>
      </w:r>
      <w:r>
        <w:rPr>
          <w:rFonts w:asciiTheme="minorHAnsi" w:hAnsiTheme="minorHAnsi" w:cstheme="minorBidi"/>
          <w:color w:val="auto"/>
          <w:sz w:val="22"/>
          <w:szCs w:val="22"/>
        </w:rPr>
        <w:t xml:space="preserve"> This </w:t>
      </w:r>
      <w:r w:rsidR="006566F0">
        <w:rPr>
          <w:rFonts w:asciiTheme="minorHAnsi" w:hAnsiTheme="minorHAnsi" w:cstheme="minorBidi"/>
          <w:color w:val="auto"/>
          <w:sz w:val="22"/>
          <w:szCs w:val="22"/>
        </w:rPr>
        <w:t>pane</w:t>
      </w:r>
      <w:r>
        <w:rPr>
          <w:rFonts w:asciiTheme="minorHAnsi" w:hAnsiTheme="minorHAnsi" w:cstheme="minorBidi"/>
          <w:color w:val="auto"/>
          <w:sz w:val="22"/>
          <w:szCs w:val="22"/>
        </w:rPr>
        <w:t xml:space="preserve"> allows the user to connect tags as inputs or outputs in DCAF modules. For example, an Output Channel</w:t>
      </w:r>
      <w:r w:rsidR="006566F0">
        <w:rPr>
          <w:rFonts w:asciiTheme="minorHAnsi" w:hAnsiTheme="minorHAnsi" w:cstheme="minorBidi"/>
          <w:color w:val="auto"/>
          <w:sz w:val="22"/>
          <w:szCs w:val="22"/>
        </w:rPr>
        <w:t xml:space="preserve"> from the Temperature Controller Logic Module</w:t>
      </w:r>
      <w:r>
        <w:rPr>
          <w:rFonts w:asciiTheme="minorHAnsi" w:hAnsiTheme="minorHAnsi" w:cstheme="minorBidi"/>
          <w:color w:val="auto"/>
          <w:sz w:val="22"/>
          <w:szCs w:val="22"/>
        </w:rPr>
        <w:t xml:space="preserve"> can be mapped into a Tag which can be mapped as an Input Channel to the </w:t>
      </w:r>
      <w:r w:rsidR="006566F0">
        <w:rPr>
          <w:rFonts w:asciiTheme="minorHAnsi" w:hAnsiTheme="minorHAnsi" w:cstheme="minorBidi"/>
          <w:color w:val="auto"/>
          <w:sz w:val="22"/>
          <w:szCs w:val="22"/>
        </w:rPr>
        <w:t>Temperature Chamber Model Module.</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21978DF9" w14:textId="62B8A265" w:rsidR="002F7376" w:rsidRPr="00F210A7"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4C4FE5BD" w14:textId="77777777" w:rsidR="006566F0" w:rsidRDefault="006566F0" w:rsidP="00422509">
      <w:pPr>
        <w:pStyle w:val="Default"/>
        <w:rPr>
          <w:rFonts w:asciiTheme="minorHAnsi" w:hAnsiTheme="minorHAnsi" w:cstheme="minorBidi"/>
          <w:color w:val="auto"/>
          <w:sz w:val="22"/>
          <w:szCs w:val="22"/>
        </w:rPr>
      </w:pPr>
    </w:p>
    <w:p w14:paraId="53C41428" w14:textId="77777777" w:rsidR="00422509" w:rsidRPr="00422509" w:rsidRDefault="00422509" w:rsidP="00422509">
      <w:pPr>
        <w:pStyle w:val="Default"/>
        <w:rPr>
          <w:rFonts w:asciiTheme="minorHAnsi" w:hAnsiTheme="minorHAnsi" w:cstheme="minorBidi"/>
          <w:color w:val="auto"/>
          <w:sz w:val="22"/>
          <w:szCs w:val="22"/>
        </w:rPr>
      </w:pPr>
    </w:p>
    <w:p w14:paraId="53B5D4EB" w14:textId="77777777" w:rsidR="003E42E0" w:rsidRDefault="003E42E0" w:rsidP="00422509">
      <w:pPr>
        <w:pStyle w:val="Default"/>
        <w:rPr>
          <w:b/>
          <w:bCs/>
          <w:sz w:val="28"/>
          <w:szCs w:val="28"/>
        </w:rPr>
      </w:pPr>
    </w:p>
    <w:p w14:paraId="4432A971" w14:textId="77777777" w:rsidR="003E42E0" w:rsidRDefault="003E42E0">
      <w:pPr>
        <w:rPr>
          <w:rFonts w:ascii="Cambria" w:hAnsi="Cambria" w:cs="Cambria"/>
          <w:b/>
          <w:bCs/>
          <w:color w:val="000000"/>
          <w:sz w:val="28"/>
          <w:szCs w:val="28"/>
        </w:rPr>
      </w:pPr>
      <w:r>
        <w:rPr>
          <w:b/>
          <w:bCs/>
          <w:sz w:val="28"/>
          <w:szCs w:val="28"/>
        </w:rPr>
        <w:br w:type="page"/>
      </w:r>
    </w:p>
    <w:p w14:paraId="7EF9BF79" w14:textId="314C81CF" w:rsidR="00422509" w:rsidRDefault="000330CF" w:rsidP="00422509">
      <w:pPr>
        <w:pStyle w:val="Default"/>
        <w:rPr>
          <w:sz w:val="28"/>
          <w:szCs w:val="28"/>
        </w:rPr>
      </w:pPr>
      <w:r>
        <w:rPr>
          <w:b/>
          <w:bCs/>
          <w:sz w:val="28"/>
          <w:szCs w:val="28"/>
        </w:rPr>
        <w:lastRenderedPageBreak/>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7400AF2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During this first part of the exercise you will be guided through the process of creating a DCAF project from scratch using a template and learning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70880FAA"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164AAC">
        <w:rPr>
          <w:rFonts w:ascii="Calibri" w:hAnsi="Calibri" w:cs="Calibri"/>
          <w:b/>
          <w:sz w:val="22"/>
          <w:szCs w:val="22"/>
        </w:rPr>
        <w:t>File &gt;&gt; Create Project</w:t>
      </w:r>
      <w:proofErr w:type="gramStart"/>
      <w:r w:rsidRPr="00164AAC">
        <w:rPr>
          <w:rFonts w:ascii="Calibri" w:hAnsi="Calibri" w:cs="Calibri"/>
          <w:b/>
          <w:sz w:val="22"/>
          <w:szCs w:val="22"/>
        </w:rPr>
        <w:t>..</w:t>
      </w:r>
      <w:proofErr w:type="gramEnd"/>
      <w:r w:rsidRPr="00164AAC">
        <w:rPr>
          <w:rFonts w:ascii="Calibri" w:hAnsi="Calibri" w:cs="Calibri"/>
          <w:b/>
          <w:sz w:val="22"/>
          <w:szCs w:val="22"/>
        </w:rPr>
        <w:t xml:space="preserve"> </w:t>
      </w:r>
      <w:proofErr w:type="gramStart"/>
      <w:r>
        <w:rPr>
          <w:rFonts w:ascii="Calibri" w:hAnsi="Calibri" w:cs="Calibri"/>
          <w:sz w:val="22"/>
          <w:szCs w:val="22"/>
        </w:rPr>
        <w:t>and</w:t>
      </w:r>
      <w:proofErr w:type="gramEnd"/>
      <w:r>
        <w:rPr>
          <w:rFonts w:ascii="Calibri" w:hAnsi="Calibri" w:cs="Calibri"/>
          <w:sz w:val="22"/>
          <w:szCs w:val="22"/>
        </w:rPr>
        <w:t xml:space="preserve"> select </w:t>
      </w:r>
      <w:del w:id="39" w:author="Burt Snover" w:date="2016-07-20T00:51:00Z">
        <w:r w:rsidDel="00CD2D7F">
          <w:rPr>
            <w:rFonts w:ascii="Calibri" w:hAnsi="Calibri" w:cs="Calibri"/>
            <w:sz w:val="22"/>
            <w:szCs w:val="22"/>
          </w:rPr>
          <w:delText>TBDF</w:delText>
        </w:r>
      </w:del>
      <w:ins w:id="40" w:author="Burt Snover" w:date="2016-07-20T00:51:00Z">
        <w:r w:rsidR="00CD2D7F">
          <w:rPr>
            <w:rFonts w:ascii="Calibri" w:hAnsi="Calibri" w:cs="Calibri"/>
            <w:sz w:val="22"/>
            <w:szCs w:val="22"/>
          </w:rPr>
          <w:t>DCAF</w:t>
        </w:r>
      </w:ins>
      <w:r>
        <w:rPr>
          <w:rFonts w:ascii="Calibri" w:hAnsi="Calibri" w:cs="Calibri"/>
          <w:sz w:val="22"/>
          <w:szCs w:val="22"/>
        </w:rPr>
        <w:t xml:space="preserve">. From the displayed list select </w:t>
      </w:r>
      <w:r w:rsidRPr="00164AAC">
        <w:rPr>
          <w:rFonts w:ascii="Calibri" w:hAnsi="Calibri" w:cs="Calibri"/>
          <w:b/>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164AAC">
        <w:rPr>
          <w:rFonts w:ascii="Calibri" w:hAnsi="Calibri" w:cs="Calibri"/>
          <w:b/>
          <w:sz w:val="22"/>
          <w:szCs w:val="22"/>
        </w:rPr>
        <w:t>Temperature Controller</w:t>
      </w:r>
      <w:r>
        <w:rPr>
          <w:rFonts w:ascii="Calibri" w:hAnsi="Calibri" w:cs="Calibri"/>
          <w:sz w:val="22"/>
          <w:szCs w:val="22"/>
        </w:rPr>
        <w:t xml:space="preserve"> and select </w:t>
      </w:r>
      <w:hyperlink r:id="rId11" w:history="1">
        <w:r w:rsidRPr="00DE74CA">
          <w:rPr>
            <w:rFonts w:ascii="Calibri" w:hAnsi="Calibri" w:cs="Calibri"/>
            <w:b/>
            <w:sz w:val="22"/>
            <w:szCs w:val="22"/>
          </w:rPr>
          <w:t>\\Desktop\DCAF Hands On\</w:t>
        </w:r>
        <w:r w:rsidR="00FF4794">
          <w:rPr>
            <w:rFonts w:ascii="Calibri" w:hAnsi="Calibri" w:cs="Calibri"/>
            <w:b/>
            <w:sz w:val="22"/>
            <w:szCs w:val="22"/>
          </w:rPr>
          <w:t>Exercises</w:t>
        </w:r>
      </w:hyperlink>
      <w:r>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\Runtime</w:t>
      </w:r>
      <w:r w:rsidR="00FF4794">
        <w:rPr>
          <w:rFonts w:ascii="Calibri" w:hAnsi="Calibri" w:cs="Calibri"/>
          <w:b/>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TCRL</w:t>
      </w:r>
      <w:r>
        <w:rPr>
          <w:rFonts w:ascii="Calibri" w:hAnsi="Calibri" w:cs="Calibri"/>
          <w:sz w:val="22"/>
          <w:szCs w:val="22"/>
        </w:rPr>
        <w:t xml:space="preserve"> as the File Name Prefix.</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61474E">
        <w:rPr>
          <w:rFonts w:ascii="Calibri" w:hAnsi="Calibri" w:cs="Calibri"/>
          <w:b/>
          <w:sz w:val="22"/>
          <w:szCs w:val="22"/>
        </w:rPr>
        <w:t>My Computer</w:t>
      </w:r>
      <w:r>
        <w:rPr>
          <w:rFonts w:ascii="Calibri" w:hAnsi="Calibri" w:cs="Calibri"/>
          <w:sz w:val="22"/>
          <w:szCs w:val="22"/>
        </w:rPr>
        <w:t xml:space="preserve"> add </w:t>
      </w:r>
      <w:proofErr w:type="spellStart"/>
      <w:r w:rsidRPr="0061474E">
        <w:rPr>
          <w:rFonts w:ascii="Calibri" w:hAnsi="Calibri" w:cs="Calibri"/>
          <w:b/>
          <w:i/>
          <w:sz w:val="22"/>
          <w:szCs w:val="22"/>
        </w:rPr>
        <w:t>SimulatedSystem.pcfg</w:t>
      </w:r>
      <w:proofErr w:type="spellEnd"/>
      <w:r>
        <w:rPr>
          <w:rFonts w:ascii="Calibri" w:hAnsi="Calibri" w:cs="Calibri"/>
          <w:sz w:val="22"/>
          <w:szCs w:val="22"/>
        </w:rPr>
        <w:t xml:space="preserve"> located at </w:t>
      </w:r>
      <w:r w:rsidRPr="00DE74CA">
        <w:rPr>
          <w:rFonts w:ascii="Calibri" w:hAnsi="Calibri" w:cs="Calibri"/>
          <w:b/>
          <w:sz w:val="22"/>
          <w:szCs w:val="22"/>
        </w:rPr>
        <w:t>\\</w:t>
      </w:r>
      <w:r w:rsidRPr="002F7376">
        <w:rPr>
          <w:rFonts w:ascii="Calibri" w:hAnsi="Calibri" w:cs="Calibri"/>
          <w:b/>
          <w:sz w:val="22"/>
          <w:szCs w:val="22"/>
        </w:rPr>
        <w:t>Desktop</w:t>
      </w:r>
      <w:r w:rsidR="00FF4794">
        <w:rPr>
          <w:rFonts w:ascii="Calibri" w:hAnsi="Calibri" w:cs="Calibri"/>
          <w:b/>
          <w:bCs/>
          <w:sz w:val="22"/>
          <w:szCs w:val="22"/>
        </w:rPr>
        <w:t>\DCAF Hands On\Exercises</w:t>
      </w:r>
      <w:r>
        <w:rPr>
          <w:rFonts w:ascii="Calibri" w:hAnsi="Calibri" w:cs="Calibri"/>
          <w:b/>
          <w:bCs/>
          <w:sz w:val="22"/>
          <w:szCs w:val="22"/>
        </w:rPr>
        <w:t>\</w:t>
      </w:r>
      <w:r w:rsidRPr="00164AAC">
        <w:rPr>
          <w:rFonts w:ascii="Calibri" w:hAnsi="Calibri" w:cs="Calibri"/>
          <w:b/>
          <w:bCs/>
          <w:sz w:val="22"/>
          <w:szCs w:val="22"/>
        </w:rPr>
        <w:t xml:space="preserve"> </w:t>
      </w:r>
      <w:r>
        <w:rPr>
          <w:rFonts w:ascii="Calibri" w:hAnsi="Calibri" w:cs="Calibri"/>
          <w:b/>
          <w:bCs/>
          <w:sz w:val="22"/>
          <w:szCs w:val="22"/>
        </w:rPr>
        <w:t>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Pr>
          <w:rFonts w:ascii="Calibri" w:hAnsi="Calibri" w:cs="Calibri"/>
          <w:b/>
          <w:sz w:val="22"/>
          <w:szCs w:val="22"/>
        </w:rPr>
        <w:t>\</w:t>
      </w:r>
      <w:r>
        <w:rPr>
          <w:rFonts w:ascii="Calibri" w:hAnsi="Calibri" w:cs="Calibri"/>
          <w:b/>
          <w:bCs/>
          <w:sz w:val="22"/>
          <w:szCs w:val="22"/>
        </w:rPr>
        <w:t>\Temperature Controller\Runtime.</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lastRenderedPageBreak/>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3E42E0">
      <w:pPr>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302994D7" w:rsidR="00FE453C" w:rsidRPr="00380E0B" w:rsidRDefault="00693FCA" w:rsidP="0002612E">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380E0B">
        <w:rPr>
          <w:rFonts w:ascii="Calibri" w:hAnsi="Calibri" w:cs="Calibri"/>
          <w:b/>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380E0B">
        <w:rPr>
          <w:rFonts w:ascii="Calibri" w:hAnsi="Calibri" w:cs="Calibri"/>
          <w:b/>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appears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5" w:history="1">
        <w:r>
          <w:rPr>
            <w:rFonts w:ascii="Calibri" w:hAnsi="Calibri" w:cs="Calibri"/>
            <w:b/>
            <w:sz w:val="22"/>
            <w:szCs w:val="22"/>
          </w:rPr>
          <w:t>\\</w:t>
        </w:r>
      </w:hyperlink>
      <w:r w:rsidRPr="00164AAC">
        <w:rPr>
          <w:rFonts w:ascii="Calibri" w:hAnsi="Calibri" w:cs="Calibri"/>
          <w:b/>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79195196"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ins w:id="41" w:author="Burt Snover" w:date="2016-07-20T00:54:00Z">
        <w:r w:rsidR="00CD2D7F">
          <w:rPr>
            <w:rFonts w:ascii="Calibri" w:hAnsi="Calibri" w:cs="Calibri"/>
            <w:sz w:val="22"/>
            <w:szCs w:val="22"/>
          </w:rPr>
          <w:t>simple s</w:t>
        </w:r>
      </w:ins>
      <w:del w:id="42" w:author="Burt Snover" w:date="2016-07-20T00:54:00Z">
        <w:r w:rsidDel="00CD2D7F">
          <w:rPr>
            <w:rFonts w:ascii="Calibri" w:hAnsi="Calibri" w:cs="Calibri"/>
            <w:sz w:val="22"/>
            <w:szCs w:val="22"/>
          </w:rPr>
          <w:delText>S</w:delText>
        </w:r>
      </w:del>
      <w:r>
        <w:rPr>
          <w:rFonts w:ascii="Calibri" w:hAnsi="Calibri" w:cs="Calibri"/>
          <w:sz w:val="22"/>
          <w:szCs w:val="22"/>
        </w:rPr>
        <w:t xml:space="preserve">cript </w:t>
      </w:r>
      <w:del w:id="43" w:author="Burt Snover" w:date="2016-07-20T00:54:00Z">
        <w:r w:rsidDel="00CD2D7F">
          <w:rPr>
            <w:rFonts w:ascii="Calibri" w:hAnsi="Calibri" w:cs="Calibri"/>
            <w:sz w:val="22"/>
            <w:szCs w:val="22"/>
          </w:rPr>
          <w:delText xml:space="preserve">Engine </w:delText>
        </w:r>
      </w:del>
      <w:r>
        <w:rPr>
          <w:rFonts w:ascii="Calibri" w:hAnsi="Calibri" w:cs="Calibri"/>
          <w:sz w:val="22"/>
          <w:szCs w:val="22"/>
        </w:rPr>
        <w:t xml:space="preserve">that will help you with this every time you add or remove </w:t>
      </w:r>
      <w:del w:id="44" w:author="Burt Snover" w:date="2016-07-20T00:55:00Z">
        <w:r w:rsidDel="00CD2D7F">
          <w:rPr>
            <w:rFonts w:ascii="Calibri" w:hAnsi="Calibri" w:cs="Calibri"/>
            <w:sz w:val="22"/>
            <w:szCs w:val="22"/>
          </w:rPr>
          <w:delText xml:space="preserve">elements </w:delText>
        </w:r>
      </w:del>
      <w:ins w:id="45" w:author="Burt Snover" w:date="2016-07-20T00:55:00Z">
        <w:r w:rsidR="00CD2D7F">
          <w:rPr>
            <w:rFonts w:ascii="Calibri" w:hAnsi="Calibri" w:cs="Calibri"/>
            <w:sz w:val="22"/>
            <w:szCs w:val="22"/>
          </w:rPr>
          <w:t>modules</w:t>
        </w:r>
      </w:ins>
      <w:del w:id="46" w:author="Burt Snover" w:date="2016-07-20T00:55:00Z">
        <w:r w:rsidR="00B8349D" w:rsidDel="00CD2D7F">
          <w:rPr>
            <w:rFonts w:ascii="Calibri" w:hAnsi="Calibri" w:cs="Calibri"/>
            <w:sz w:val="22"/>
            <w:szCs w:val="22"/>
          </w:rPr>
          <w:delText>to your engines</w:delText>
        </w:r>
      </w:del>
      <w:ins w:id="47" w:author="Burt Snover" w:date="2016-07-20T00:55:00Z">
        <w:r w:rsidR="00CD2D7F">
          <w:rPr>
            <w:rFonts w:ascii="Calibri" w:hAnsi="Calibri" w:cs="Calibri"/>
            <w:sz w:val="22"/>
            <w:szCs w:val="22"/>
          </w:rPr>
          <w:t xml:space="preserve"> to a target</w:t>
        </w:r>
      </w:ins>
      <w:r w:rsidR="00B8349D">
        <w:rPr>
          <w:rFonts w:ascii="Calibri" w:hAnsi="Calibri" w:cs="Calibri"/>
          <w:sz w:val="22"/>
          <w:szCs w:val="22"/>
        </w:rPr>
        <w:t xml:space="preserve"> in the Configuration Editor. This is not automatic, so you have to remember to run this scripting tool when you make th</w:t>
      </w:r>
      <w:ins w:id="48" w:author="Burt Snover" w:date="2016-07-20T00:55:00Z">
        <w:r w:rsidR="00CD2D7F">
          <w:rPr>
            <w:rFonts w:ascii="Calibri" w:hAnsi="Calibri" w:cs="Calibri"/>
            <w:sz w:val="22"/>
            <w:szCs w:val="22"/>
          </w:rPr>
          <w:t>e</w:t>
        </w:r>
      </w:ins>
      <w:del w:id="49" w:author="Burt Snover" w:date="2016-07-20T00:55:00Z">
        <w:r w:rsidR="00B8349D" w:rsidDel="00CD2D7F">
          <w:rPr>
            <w:rFonts w:ascii="Calibri" w:hAnsi="Calibri" w:cs="Calibri"/>
            <w:sz w:val="22"/>
            <w:szCs w:val="22"/>
          </w:rPr>
          <w:delText>i</w:delText>
        </w:r>
      </w:del>
      <w:r w:rsidR="00B8349D">
        <w:rPr>
          <w:rFonts w:ascii="Calibri" w:hAnsi="Calibri" w:cs="Calibri"/>
          <w:sz w:val="22"/>
          <w:szCs w:val="22"/>
        </w:rPr>
        <w:t>s</w:t>
      </w:r>
      <w:ins w:id="50" w:author="Burt Snover" w:date="2016-07-20T00:55:00Z">
        <w:r w:rsidR="00CD2D7F">
          <w:rPr>
            <w:rFonts w:ascii="Calibri" w:hAnsi="Calibri" w:cs="Calibri"/>
            <w:sz w:val="22"/>
            <w:szCs w:val="22"/>
          </w:rPr>
          <w:t>e</w:t>
        </w:r>
      </w:ins>
      <w:r w:rsidR="00B8349D">
        <w:rPr>
          <w:rFonts w:ascii="Calibri" w:hAnsi="Calibri" w:cs="Calibri"/>
          <w:sz w:val="22"/>
          <w:szCs w:val="22"/>
        </w:rPr>
        <w:t xml:space="preserve"> kind</w:t>
      </w:r>
      <w:ins w:id="51" w:author="Burt Snover" w:date="2016-07-20T00:55:00Z">
        <w:r w:rsidR="00CD2D7F">
          <w:rPr>
            <w:rFonts w:ascii="Calibri" w:hAnsi="Calibri" w:cs="Calibri"/>
            <w:sz w:val="22"/>
            <w:szCs w:val="22"/>
          </w:rPr>
          <w:t>s</w:t>
        </w:r>
      </w:ins>
      <w:r w:rsidR="00B8349D">
        <w:rPr>
          <w:rFonts w:ascii="Calibri" w:hAnsi="Calibri" w:cs="Calibri"/>
          <w:sz w:val="22"/>
          <w:szCs w:val="22"/>
        </w:rPr>
        <w:t xml:space="preserve"> of changes in </w:t>
      </w:r>
      <w:del w:id="52" w:author="Burt Snover" w:date="2016-07-20T00:55:00Z">
        <w:r w:rsidR="00B8349D" w:rsidDel="00CD2D7F">
          <w:rPr>
            <w:rFonts w:ascii="Calibri" w:hAnsi="Calibri" w:cs="Calibri"/>
            <w:sz w:val="22"/>
            <w:szCs w:val="22"/>
          </w:rPr>
          <w:delText xml:space="preserve">your </w:delText>
        </w:r>
      </w:del>
      <w:ins w:id="53" w:author="Burt Snover" w:date="2016-07-20T00:55:00Z">
        <w:r w:rsidR="00CD2D7F">
          <w:rPr>
            <w:rFonts w:ascii="Calibri" w:hAnsi="Calibri" w:cs="Calibri"/>
            <w:sz w:val="22"/>
            <w:szCs w:val="22"/>
          </w:rPr>
          <w:t xml:space="preserve">the </w:t>
        </w:r>
      </w:ins>
      <w:del w:id="54" w:author="Burt Snover" w:date="2016-07-20T00:55:00Z">
        <w:r w:rsidR="00B8349D" w:rsidDel="00CD2D7F">
          <w:rPr>
            <w:rFonts w:ascii="Calibri" w:hAnsi="Calibri" w:cs="Calibri"/>
            <w:sz w:val="22"/>
            <w:szCs w:val="22"/>
          </w:rPr>
          <w:delText>DCAF C</w:delText>
        </w:r>
      </w:del>
      <w:ins w:id="55" w:author="Burt Snover" w:date="2016-07-20T00:55:00Z">
        <w:r w:rsidR="00CD2D7F">
          <w:rPr>
            <w:rFonts w:ascii="Calibri" w:hAnsi="Calibri" w:cs="Calibri"/>
            <w:sz w:val="22"/>
            <w:szCs w:val="22"/>
          </w:rPr>
          <w:t>c</w:t>
        </w:r>
      </w:ins>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 xml:space="preserve">Tools&gt;&gt;TBDF&gt;&gt;Launch Standard Configuration Editor…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Pr>
          <w:rFonts w:ascii="Calibri" w:hAnsi="Calibri" w:cs="Calibri"/>
          <w:b/>
          <w:bCs/>
          <w:sz w:val="22"/>
          <w:szCs w:val="22"/>
        </w:rPr>
        <w:t>Tools&gt;&gt;Edit Plugin Search Paths</w:t>
      </w:r>
      <w:r>
        <w:rPr>
          <w:rFonts w:ascii="Calibri" w:hAnsi="Calibri" w:cs="Calibri"/>
          <w:sz w:val="22"/>
          <w:szCs w:val="22"/>
        </w:rPr>
        <w:t xml:space="preserve">. </w:t>
      </w:r>
    </w:p>
    <w:p w14:paraId="5CB44C6B" w14:textId="6DBADCB1"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0062499D">
        <w:rPr>
          <w:rFonts w:ascii="Calibri" w:hAnsi="Calibri" w:cs="Calibri"/>
          <w:b/>
          <w:sz w:val="22"/>
          <w:szCs w:val="22"/>
        </w:rPr>
        <w:t>\</w:t>
      </w:r>
      <w:r>
        <w:rPr>
          <w:rFonts w:ascii="Calibri" w:hAnsi="Calibri" w:cs="Calibri"/>
          <w:b/>
          <w:bCs/>
          <w:sz w:val="22"/>
          <w:szCs w:val="22"/>
        </w:rPr>
        <w:t xml:space="preserve">\Temperature Controller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AE0E92">
        <w:rPr>
          <w:rFonts w:ascii="Calibri" w:hAnsi="Calibri" w:cs="Calibri"/>
          <w:b/>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proofErr w:type="spellStart"/>
      <w:r w:rsidRPr="0062499D">
        <w:rPr>
          <w:rFonts w:ascii="Calibri" w:hAnsi="Calibri" w:cs="Calibri"/>
          <w:b/>
          <w:i/>
          <w:sz w:val="22"/>
          <w:szCs w:val="22"/>
        </w:rPr>
        <w:t>SimulatedSystem.pcfg</w:t>
      </w:r>
      <w:proofErr w:type="spellEnd"/>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6" w:history="1">
        <w:r w:rsidR="0062499D">
          <w:rPr>
            <w:rFonts w:ascii="Calibri" w:hAnsi="Calibri" w:cs="Calibri"/>
            <w:b/>
            <w:sz w:val="22"/>
            <w:szCs w:val="22"/>
          </w:rPr>
          <w:t>\\</w:t>
        </w:r>
      </w:hyperlink>
      <w:r w:rsidRPr="00164AAC">
        <w:rPr>
          <w:rFonts w:ascii="Calibri" w:hAnsi="Calibri" w:cs="Calibri"/>
          <w:b/>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7" w:history="1">
        <w:r w:rsidRPr="00DE74CA">
          <w:rPr>
            <w:rFonts w:ascii="Calibri" w:hAnsi="Calibri" w:cs="Calibri"/>
            <w:b/>
            <w:sz w:val="22"/>
            <w:szCs w:val="22"/>
          </w:rPr>
          <w:t>\</w:t>
        </w:r>
        <w:r w:rsidR="0062499D">
          <w:rPr>
            <w:rFonts w:ascii="Calibri" w:hAnsi="Calibri" w:cs="Calibri"/>
            <w:b/>
            <w:sz w:val="22"/>
            <w:szCs w:val="22"/>
          </w:rPr>
          <w:t>\</w:t>
        </w:r>
        <w:r w:rsidRPr="00DE74CA">
          <w:rPr>
            <w:rFonts w:ascii="Calibri" w:hAnsi="Calibri" w:cs="Calibri"/>
            <w:b/>
            <w:sz w:val="22"/>
            <w:szCs w:val="22"/>
          </w:rPr>
          <w:t>Temperature Controller\</w:t>
        </w:r>
        <w:r w:rsidR="0062499D">
          <w:rPr>
            <w:rFonts w:ascii="Calibri" w:hAnsi="Calibri" w:cs="Calibri"/>
            <w:b/>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D73CE85" w14:textId="4F5AF71D" w:rsidR="002F6FA7" w:rsidRDefault="002F6FA7" w:rsidP="002F6FA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Pr="00FE453C">
        <w:rPr>
          <w:rFonts w:ascii="Calibri" w:hAnsi="Calibri" w:cs="Calibri"/>
          <w:sz w:val="22"/>
          <w:szCs w:val="22"/>
        </w:rPr>
        <w:t xml:space="preserve"> executes. Use the Scripting Tool to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To use the Scripting Tool go back to the </w:t>
      </w:r>
      <w:r w:rsidRPr="00FE453C">
        <w:rPr>
          <w:rFonts w:ascii="Calibri" w:hAnsi="Calibri" w:cs="Calibri"/>
          <w:b/>
          <w:sz w:val="22"/>
          <w:szCs w:val="22"/>
        </w:rPr>
        <w:t>Configuration Editor</w:t>
      </w:r>
      <w:r w:rsidRPr="00FE453C">
        <w:rPr>
          <w:rFonts w:ascii="Calibri" w:hAnsi="Calibri" w:cs="Calibri"/>
          <w:sz w:val="22"/>
          <w:szCs w:val="22"/>
        </w:rPr>
        <w:t xml:space="preserve"> and </w:t>
      </w:r>
      <w:commentRangeStart w:id="56"/>
      <w:r w:rsidRPr="00FE453C">
        <w:rPr>
          <w:rFonts w:ascii="Calibri" w:hAnsi="Calibri" w:cs="Calibri"/>
          <w:sz w:val="22"/>
          <w:szCs w:val="22"/>
        </w:rPr>
        <w:t xml:space="preserve">select </w:t>
      </w:r>
      <w:r w:rsidRPr="00FE453C">
        <w:rPr>
          <w:rFonts w:ascii="Calibri" w:hAnsi="Calibri" w:cs="Calibri"/>
          <w:b/>
          <w:i/>
          <w:sz w:val="22"/>
          <w:szCs w:val="22"/>
        </w:rPr>
        <w:t>Tools &gt;&gt; Script Include VI</w:t>
      </w:r>
      <w:r w:rsidRPr="00FE453C">
        <w:rPr>
          <w:rFonts w:ascii="Calibri" w:hAnsi="Calibri" w:cs="Calibri"/>
          <w:sz w:val="22"/>
          <w:szCs w:val="22"/>
        </w:rPr>
        <w:t xml:space="preserve">. </w:t>
      </w:r>
      <w:r w:rsidRPr="00FE453C">
        <w:rPr>
          <w:rFonts w:ascii="Calibri" w:hAnsi="Calibri" w:cs="Calibri"/>
          <w:b/>
          <w:sz w:val="22"/>
          <w:szCs w:val="22"/>
        </w:rPr>
        <w:t>Select TCRL Host Module Includes.vi</w:t>
      </w:r>
      <w:r w:rsidRPr="00FE453C">
        <w:rPr>
          <w:rFonts w:ascii="Calibri" w:hAnsi="Calibri" w:cs="Calibri"/>
          <w:sz w:val="22"/>
          <w:szCs w:val="22"/>
        </w:rPr>
        <w:t xml:space="preserve"> located at </w:t>
      </w:r>
      <w:r w:rsidRPr="00FE453C">
        <w:rPr>
          <w:rFonts w:ascii="Calibri" w:hAnsi="Calibri" w:cs="Calibri"/>
          <w:b/>
          <w:sz w:val="22"/>
          <w:szCs w:val="22"/>
        </w:rPr>
        <w:t>\</w:t>
      </w:r>
      <w:r w:rsidR="002F4DB8">
        <w:rPr>
          <w:rFonts w:ascii="Calibri" w:hAnsi="Calibri" w:cs="Calibri"/>
          <w:b/>
          <w:sz w:val="22"/>
          <w:szCs w:val="22"/>
        </w:rPr>
        <w:t>\</w:t>
      </w:r>
      <w:r w:rsidRPr="00FE453C">
        <w:rPr>
          <w:rFonts w:ascii="Calibri" w:hAnsi="Calibri" w:cs="Calibri"/>
          <w:b/>
          <w:sz w:val="22"/>
          <w:szCs w:val="22"/>
        </w:rPr>
        <w:t>Temperature Controller\Runtime</w:t>
      </w:r>
      <w:r w:rsidRPr="00FE453C">
        <w:rPr>
          <w:rFonts w:ascii="Calibri" w:hAnsi="Calibri" w:cs="Calibri"/>
          <w:sz w:val="22"/>
          <w:szCs w:val="22"/>
        </w:rPr>
        <w:t>.</w:t>
      </w:r>
      <w:r>
        <w:rPr>
          <w:rFonts w:ascii="Calibri" w:hAnsi="Calibri" w:cs="Calibri"/>
          <w:sz w:val="22"/>
          <w:szCs w:val="22"/>
        </w:rPr>
        <w:t xml:space="preserve"> Select </w:t>
      </w:r>
      <w:r w:rsidR="00C2176A">
        <w:rPr>
          <w:rFonts w:ascii="Calibri" w:hAnsi="Calibri" w:cs="Calibri"/>
          <w:b/>
          <w:i/>
          <w:sz w:val="22"/>
          <w:szCs w:val="22"/>
        </w:rPr>
        <w:t>PC</w:t>
      </w:r>
      <w:r>
        <w:rPr>
          <w:rFonts w:ascii="Calibri" w:hAnsi="Calibri" w:cs="Calibri"/>
          <w:sz w:val="22"/>
          <w:szCs w:val="22"/>
        </w:rPr>
        <w:t xml:space="preserve"> when </w:t>
      </w:r>
      <w:proofErr w:type="spellStart"/>
      <w:r>
        <w:rPr>
          <w:rFonts w:ascii="Calibri" w:hAnsi="Calibri" w:cs="Calibri"/>
          <w:sz w:val="22"/>
          <w:szCs w:val="22"/>
        </w:rPr>
        <w:t>the</w:t>
      </w:r>
      <w:proofErr w:type="spellEnd"/>
      <w:r>
        <w:rPr>
          <w:rFonts w:ascii="Calibri" w:hAnsi="Calibri" w:cs="Calibri"/>
          <w:sz w:val="22"/>
          <w:szCs w:val="22"/>
        </w:rPr>
        <w:t xml:space="preserve"> </w:t>
      </w:r>
      <w:r w:rsidRPr="00FE453C">
        <w:rPr>
          <w:rFonts w:ascii="Calibri" w:hAnsi="Calibri" w:cs="Calibri"/>
          <w:b/>
          <w:i/>
          <w:sz w:val="22"/>
          <w:szCs w:val="22"/>
        </w:rPr>
        <w:t>Enter Target to Script</w:t>
      </w:r>
      <w:r>
        <w:rPr>
          <w:rFonts w:ascii="Calibri" w:hAnsi="Calibri" w:cs="Calibri"/>
          <w:sz w:val="22"/>
          <w:szCs w:val="22"/>
        </w:rPr>
        <w:t xml:space="preserve"> window appears. Verify the</w:t>
      </w:r>
      <w:r w:rsidR="002F4DB8">
        <w:rPr>
          <w:rFonts w:ascii="Calibri" w:hAnsi="Calibri" w:cs="Calibri"/>
          <w:sz w:val="22"/>
          <w:szCs w:val="22"/>
        </w:rPr>
        <w:t xml:space="preserve"> corresponding classes had been added to</w:t>
      </w:r>
      <w:r>
        <w:rPr>
          <w:rFonts w:ascii="Calibri" w:hAnsi="Calibri" w:cs="Calibri"/>
          <w:sz w:val="22"/>
          <w:szCs w:val="22"/>
        </w:rPr>
        <w:t xml:space="preserve"> </w:t>
      </w:r>
      <w:r w:rsidRPr="002F4DB8">
        <w:rPr>
          <w:rFonts w:ascii="Calibri" w:hAnsi="Calibri" w:cs="Calibri"/>
          <w:b/>
          <w:i/>
          <w:sz w:val="22"/>
          <w:szCs w:val="22"/>
        </w:rPr>
        <w:t xml:space="preserve">TCRL Host Module Includes.vi </w:t>
      </w:r>
      <w:r w:rsidR="002F4DB8">
        <w:rPr>
          <w:rFonts w:ascii="Calibri" w:hAnsi="Calibri" w:cs="Calibri"/>
          <w:sz w:val="22"/>
          <w:szCs w:val="22"/>
        </w:rPr>
        <w:t>and compare them to Figure 1.5</w:t>
      </w:r>
      <w:r>
        <w:rPr>
          <w:rFonts w:ascii="Calibri" w:hAnsi="Calibri" w:cs="Calibri"/>
          <w:sz w:val="22"/>
          <w:szCs w:val="22"/>
        </w:rPr>
        <w:t>:</w:t>
      </w:r>
      <w:commentRangeEnd w:id="56"/>
      <w:r w:rsidR="00C54E93">
        <w:rPr>
          <w:rStyle w:val="CommentReference"/>
          <w:rFonts w:asciiTheme="minorHAnsi" w:hAnsiTheme="minorHAnsi" w:cstheme="minorBidi"/>
          <w:color w:val="auto"/>
        </w:rPr>
        <w:commentReference w:id="56"/>
      </w:r>
    </w:p>
    <w:p w14:paraId="4EC69A8F" w14:textId="77777777" w:rsidR="002F6FA7" w:rsidRDefault="002F6FA7" w:rsidP="002F6FA7">
      <w:pPr>
        <w:pStyle w:val="Default"/>
        <w:rPr>
          <w:rFonts w:ascii="Calibri" w:hAnsi="Calibri" w:cs="Calibri"/>
          <w:sz w:val="22"/>
          <w:szCs w:val="22"/>
        </w:rPr>
      </w:pPr>
    </w:p>
    <w:p w14:paraId="34243C69" w14:textId="77777777" w:rsidR="002F6FA7" w:rsidRDefault="002F6FA7" w:rsidP="002F6FA7">
      <w:pPr>
        <w:pStyle w:val="Default"/>
        <w:jc w:val="center"/>
        <w:rPr>
          <w:rFonts w:ascii="Calibri" w:hAnsi="Calibri" w:cs="Calibri"/>
          <w:sz w:val="22"/>
          <w:szCs w:val="22"/>
        </w:rPr>
      </w:pPr>
      <w:r>
        <w:rPr>
          <w:noProof/>
        </w:rPr>
        <w:drawing>
          <wp:inline distT="0" distB="0" distL="0" distR="0" wp14:anchorId="34F523A5" wp14:editId="1416CF42">
            <wp:extent cx="3124200" cy="301738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7001" cy="3039410"/>
                    </a:xfrm>
                    <a:prstGeom prst="rect">
                      <a:avLst/>
                    </a:prstGeom>
                  </pic:spPr>
                </pic:pic>
              </a:graphicData>
            </a:graphic>
          </wp:inline>
        </w:drawing>
      </w:r>
    </w:p>
    <w:p w14:paraId="4991EEC3" w14:textId="3EC69F73"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2F4DB8">
        <w:rPr>
          <w:rFonts w:asciiTheme="minorHAnsi" w:hAnsiTheme="minorHAnsi" w:cstheme="minorBidi"/>
          <w:i/>
          <w:color w:val="auto"/>
          <w:sz w:val="22"/>
          <w:szCs w:val="22"/>
        </w:rPr>
        <w:t>5</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1D354A">
      <w:pPr>
        <w:pStyle w:val="Default"/>
        <w:numPr>
          <w:ilvl w:val="0"/>
          <w:numId w:val="14"/>
        </w:numPr>
        <w:rPr>
          <w:rFonts w:ascii="Calibri" w:hAnsi="Calibri" w:cs="Calibri"/>
          <w:sz w:val="22"/>
          <w:szCs w:val="22"/>
        </w:rPr>
      </w:pPr>
      <w:r w:rsidRPr="00B8349D">
        <w:rPr>
          <w:rFonts w:ascii="Calibri" w:hAnsi="Calibri" w:cs="Calibri"/>
          <w:sz w:val="22"/>
          <w:szCs w:val="22"/>
        </w:rPr>
        <w:lastRenderedPageBreak/>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The Simulation Engine and the UI Engine.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56B46673"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During this last part of the exercise you will learn how to map tags between modules through the Tag Bus in each engine and share tags between engines through UDP.</w:t>
      </w:r>
    </w:p>
    <w:p w14:paraId="5D7A369E" w14:textId="77777777" w:rsidR="00147945" w:rsidRDefault="00147945" w:rsidP="00147945">
      <w:pPr>
        <w:pStyle w:val="Default"/>
        <w:spacing w:after="58"/>
        <w:ind w:left="720"/>
        <w:rPr>
          <w:rFonts w:ascii="Calibri" w:hAnsi="Calibri" w:cs="Calibri"/>
          <w:sz w:val="22"/>
          <w:szCs w:val="22"/>
        </w:rPr>
      </w:pPr>
    </w:p>
    <w:p w14:paraId="1AB926EC" w14:textId="6E68E00A" w:rsidR="00CD43AB" w:rsidRDefault="00CD43AB" w:rsidP="00CD43AB">
      <w:pPr>
        <w:pStyle w:val="Default"/>
        <w:numPr>
          <w:ilvl w:val="0"/>
          <w:numId w:val="15"/>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Pr>
          <w:rFonts w:ascii="Calibri" w:hAnsi="Calibri" w:cs="Calibri"/>
          <w:b/>
          <w:bCs/>
          <w:sz w:val="22"/>
          <w:szCs w:val="22"/>
        </w:rPr>
        <w:t>Tools&gt;&gt;</w:t>
      </w:r>
      <w:del w:id="57" w:author="Burt Snover" w:date="2016-07-20T01:01:00Z">
        <w:r w:rsidDel="00C54E93">
          <w:rPr>
            <w:rFonts w:ascii="Calibri" w:hAnsi="Calibri" w:cs="Calibri"/>
            <w:b/>
            <w:bCs/>
            <w:sz w:val="22"/>
            <w:szCs w:val="22"/>
          </w:rPr>
          <w:delText>TBDF</w:delText>
        </w:r>
      </w:del>
      <w:ins w:id="58" w:author="Burt Snover" w:date="2016-07-20T01:01:00Z">
        <w:r w:rsidR="00C54E93">
          <w:rPr>
            <w:rFonts w:ascii="Calibri" w:hAnsi="Calibri" w:cs="Calibri"/>
            <w:b/>
            <w:bCs/>
            <w:sz w:val="22"/>
            <w:szCs w:val="22"/>
          </w:rPr>
          <w:t>DCAF</w:t>
        </w:r>
      </w:ins>
      <w:r>
        <w:rPr>
          <w:rFonts w:ascii="Calibri" w:hAnsi="Calibri" w:cs="Calibri"/>
          <w:b/>
          <w:bCs/>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UI Engine Tags. Beneath the UI Standard Engine select UI Reference. Notice the table in the Static Configuration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19" w:history="1">
        <w:r w:rsidRPr="00DE74CA">
          <w:rPr>
            <w:rFonts w:ascii="Calibri" w:hAnsi="Calibri" w:cs="Calibri"/>
            <w:b/>
            <w:sz w:val="22"/>
            <w:szCs w:val="22"/>
          </w:rPr>
          <w:t>\</w:t>
        </w:r>
        <w:r w:rsidR="002F4DB8">
          <w:rPr>
            <w:rFonts w:ascii="Calibri" w:hAnsi="Calibri" w:cs="Calibri"/>
            <w:b/>
            <w:sz w:val="22"/>
            <w:szCs w:val="22"/>
          </w:rPr>
          <w:t>\Temperature Controller\</w:t>
        </w:r>
      </w:hyperlink>
      <w:r>
        <w:rPr>
          <w:rFonts w:ascii="Calibri" w:hAnsi="Calibri" w:cs="Calibri"/>
          <w:b/>
          <w:sz w:val="22"/>
          <w:szCs w:val="22"/>
        </w:rPr>
        <w:t>Runtime.</w:t>
      </w:r>
    </w:p>
    <w:p w14:paraId="46D0D647" w14:textId="788C6141"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proofErr w:type="gramStart"/>
      <w:r w:rsidRPr="00CD43AB">
        <w:rPr>
          <w:rFonts w:ascii="Calibri" w:hAnsi="Calibri" w:cs="Calibri"/>
          <w:b/>
          <w:i/>
          <w:sz w:val="22"/>
          <w:szCs w:val="22"/>
        </w:rPr>
        <w:t>Automatically</w:t>
      </w:r>
      <w:proofErr w:type="gramEnd"/>
      <w:r w:rsidRPr="00CD43AB">
        <w:rPr>
          <w:rFonts w:ascii="Calibri" w:hAnsi="Calibri" w:cs="Calibri"/>
          <w:b/>
          <w:i/>
          <w:sz w:val="22"/>
          <w:szCs w:val="22"/>
        </w:rPr>
        <w:t xml:space="preserve">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Figure 1.6</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229" cy="2869361"/>
                    </a:xfrm>
                    <a:prstGeom prst="rect">
                      <a:avLst/>
                    </a:prstGeom>
                  </pic:spPr>
                </pic:pic>
              </a:graphicData>
            </a:graphic>
          </wp:inline>
        </w:drawing>
      </w:r>
    </w:p>
    <w:p w14:paraId="32D92B17" w14:textId="7B2F7739" w:rsidR="00743300" w:rsidRPr="000F4E0B" w:rsidRDefault="0063403D"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1.6</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w:t>
      </w:r>
      <w:proofErr w:type="spellStart"/>
      <w:r w:rsidR="00500123">
        <w:rPr>
          <w:rFonts w:ascii="Calibri" w:hAnsi="Calibri" w:cs="Calibri"/>
          <w:sz w:val="22"/>
          <w:szCs w:val="22"/>
        </w:rPr>
        <w:t>Setpoint</w:t>
      </w:r>
      <w:proofErr w:type="spellEnd"/>
      <w:r w:rsidR="00500123">
        <w:rPr>
          <w:rFonts w:ascii="Calibri" w:hAnsi="Calibri" w:cs="Calibri"/>
          <w:sz w:val="22"/>
          <w:szCs w:val="22"/>
        </w:rPr>
        <w:t xml:space="preserve">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lastRenderedPageBreak/>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669" cy="2721377"/>
                    </a:xfrm>
                    <a:prstGeom prst="rect">
                      <a:avLst/>
                    </a:prstGeom>
                  </pic:spPr>
                </pic:pic>
              </a:graphicData>
            </a:graphic>
          </wp:inline>
        </w:drawing>
      </w:r>
    </w:p>
    <w:p w14:paraId="1CAAD2CC" w14:textId="2D82114A" w:rsidR="000F4E0B" w:rsidRPr="000F4E0B" w:rsidRDefault="0063403D" w:rsidP="00325134">
      <w:pPr>
        <w:pStyle w:val="Default"/>
        <w:ind w:left="720"/>
        <w:jc w:val="center"/>
        <w:rPr>
          <w:rFonts w:ascii="Calibri" w:hAnsi="Calibri" w:cs="Calibri"/>
          <w:bCs/>
          <w:i/>
          <w:sz w:val="22"/>
          <w:szCs w:val="22"/>
        </w:rPr>
      </w:pPr>
      <w:r>
        <w:rPr>
          <w:rFonts w:ascii="Calibri" w:hAnsi="Calibri" w:cs="Calibri"/>
          <w:bCs/>
          <w:i/>
          <w:sz w:val="22"/>
          <w:szCs w:val="22"/>
        </w:rPr>
        <w:t>Figure 1.7</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D486366"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del w:id="59" w:author="Burt Snover" w:date="2016-07-20T01:02:00Z">
        <w:r w:rsidRPr="00325134" w:rsidDel="00C54E93">
          <w:rPr>
            <w:rFonts w:ascii="Calibri" w:hAnsi="Calibri" w:cs="Calibri"/>
            <w:bCs/>
            <w:sz w:val="22"/>
            <w:szCs w:val="22"/>
          </w:rPr>
          <w:delText xml:space="preserve">component </w:delText>
        </w:r>
      </w:del>
      <w:ins w:id="60" w:author="Burt Snover" w:date="2016-07-20T01:02:00Z">
        <w:r w:rsidR="00C54E93">
          <w:rPr>
            <w:rFonts w:ascii="Calibri" w:hAnsi="Calibri" w:cs="Calibri"/>
            <w:bCs/>
            <w:sz w:val="22"/>
            <w:szCs w:val="22"/>
          </w:rPr>
          <w:t>node</w:t>
        </w:r>
        <w:r w:rsidR="00C54E93" w:rsidRPr="00325134">
          <w:rPr>
            <w:rFonts w:ascii="Calibri" w:hAnsi="Calibri" w:cs="Calibri"/>
            <w:bCs/>
            <w:sz w:val="22"/>
            <w:szCs w:val="22"/>
          </w:rPr>
          <w:t xml:space="preserve"> </w:t>
        </w:r>
      </w:ins>
      <w:r w:rsidRPr="00325134">
        <w:rPr>
          <w:rFonts w:ascii="Calibri" w:hAnsi="Calibri" w:cs="Calibri"/>
          <w:bCs/>
          <w:sz w:val="22"/>
          <w:szCs w:val="22"/>
        </w:rPr>
        <w:t xml:space="preserve">and take a look </w:t>
      </w:r>
      <w:del w:id="61" w:author="Burt Snover" w:date="2016-07-20T01:02:00Z">
        <w:r w:rsidRPr="00325134" w:rsidDel="00C54E93">
          <w:rPr>
            <w:rFonts w:ascii="Calibri" w:hAnsi="Calibri" w:cs="Calibri"/>
            <w:bCs/>
            <w:sz w:val="22"/>
            <w:szCs w:val="22"/>
          </w:rPr>
          <w:delText xml:space="preserve">to </w:delText>
        </w:r>
      </w:del>
      <w:ins w:id="62" w:author="Burt Snover" w:date="2016-07-20T01:02:00Z">
        <w:r w:rsidR="00C54E93">
          <w:rPr>
            <w:rFonts w:ascii="Calibri" w:hAnsi="Calibri" w:cs="Calibri"/>
            <w:bCs/>
            <w:sz w:val="22"/>
            <w:szCs w:val="22"/>
          </w:rPr>
          <w:t>at</w:t>
        </w:r>
        <w:r w:rsidR="00C54E93" w:rsidRPr="00325134">
          <w:rPr>
            <w:rFonts w:ascii="Calibri" w:hAnsi="Calibri" w:cs="Calibri"/>
            <w:bCs/>
            <w:sz w:val="22"/>
            <w:szCs w:val="22"/>
          </w:rPr>
          <w:t xml:space="preserve"> </w:t>
        </w:r>
      </w:ins>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5BDEF8C3">
            <wp:extent cx="5553075" cy="28987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158" cy="2910802"/>
                    </a:xfrm>
                    <a:prstGeom prst="rect">
                      <a:avLst/>
                    </a:prstGeom>
                  </pic:spPr>
                </pic:pic>
              </a:graphicData>
            </a:graphic>
          </wp:inline>
        </w:drawing>
      </w:r>
    </w:p>
    <w:p w14:paraId="683D134C" w14:textId="71C52CC3"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Figure 1.8</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76A78D1F"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lastRenderedPageBreak/>
        <w:t>Th</w:t>
      </w:r>
      <w:ins w:id="63" w:author="Burt Snover" w:date="2016-07-20T01:01:00Z">
        <w:r w:rsidR="00C54E93">
          <w:rPr>
            <w:rFonts w:ascii="Calibri" w:hAnsi="Calibri" w:cs="Calibri"/>
            <w:bCs/>
            <w:sz w:val="22"/>
            <w:szCs w:val="22"/>
          </w:rPr>
          <w:t>ese</w:t>
        </w:r>
      </w:ins>
      <w:del w:id="64" w:author="Burt Snover" w:date="2016-07-20T01:01:00Z">
        <w:r w:rsidRPr="00325134" w:rsidDel="00C54E93">
          <w:rPr>
            <w:rFonts w:ascii="Calibri" w:hAnsi="Calibri" w:cs="Calibri"/>
            <w:bCs/>
            <w:sz w:val="22"/>
            <w:szCs w:val="22"/>
          </w:rPr>
          <w:delText>is</w:delText>
        </w:r>
      </w:del>
      <w:r w:rsidRPr="00325134">
        <w:rPr>
          <w:rFonts w:ascii="Calibri" w:hAnsi="Calibri" w:cs="Calibri"/>
          <w:bCs/>
          <w:sz w:val="22"/>
          <w:szCs w:val="22"/>
        </w:rPr>
        <w:t xml:space="preserve"> tags are used</w:t>
      </w:r>
      <w:r>
        <w:rPr>
          <w:rFonts w:ascii="Calibri" w:hAnsi="Calibri" w:cs="Calibri"/>
          <w:bCs/>
          <w:sz w:val="22"/>
          <w:szCs w:val="22"/>
        </w:rPr>
        <w:t xml:space="preserve"> </w:t>
      </w:r>
      <w:del w:id="65" w:author="Burt Snover" w:date="2016-07-20T01:02:00Z">
        <w:r w:rsidDel="00C54E93">
          <w:rPr>
            <w:rFonts w:ascii="Calibri" w:hAnsi="Calibri" w:cs="Calibri"/>
            <w:bCs/>
            <w:sz w:val="22"/>
            <w:szCs w:val="22"/>
          </w:rPr>
          <w:delText>as inputs or outputs</w:delText>
        </w:r>
      </w:del>
      <w:ins w:id="66" w:author="Burt Snover" w:date="2016-07-20T01:02:00Z">
        <w:r w:rsidR="00C54E93">
          <w:rPr>
            <w:rFonts w:ascii="Calibri" w:hAnsi="Calibri" w:cs="Calibri"/>
            <w:bCs/>
            <w:sz w:val="22"/>
            <w:szCs w:val="22"/>
          </w:rPr>
          <w:t>for connections</w:t>
        </w:r>
      </w:ins>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7E1D8D">
      <w:pPr>
        <w:pStyle w:val="Default"/>
        <w:ind w:left="720"/>
        <w:rPr>
          <w:rFonts w:ascii="Calibri" w:hAnsi="Calibri" w:cs="Calibri"/>
          <w:bCs/>
          <w:sz w:val="22"/>
          <w:szCs w:val="22"/>
        </w:rPr>
      </w:pPr>
      <w:r>
        <w:rPr>
          <w:rFonts w:ascii="Calibri" w:hAnsi="Calibri" w:cs="Calibri"/>
          <w:bCs/>
          <w:noProof/>
          <w:sz w:val="22"/>
          <w:szCs w:val="22"/>
        </w:rPr>
        <w:drawing>
          <wp:inline distT="0" distB="0" distL="0" distR="0" wp14:anchorId="1B7D602D" wp14:editId="7B2A4C26">
            <wp:extent cx="5448300" cy="284183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3231" cy="2844405"/>
                    </a:xfrm>
                    <a:prstGeom prst="rect">
                      <a:avLst/>
                    </a:prstGeom>
                    <a:noFill/>
                    <a:ln>
                      <a:noFill/>
                    </a:ln>
                  </pic:spPr>
                </pic:pic>
              </a:graphicData>
            </a:graphic>
          </wp:inline>
        </w:drawing>
      </w:r>
    </w:p>
    <w:p w14:paraId="12D1BF6D" w14:textId="779F734F" w:rsidR="000F4E0B" w:rsidRPr="000F4E0B" w:rsidRDefault="0063403D" w:rsidP="000F4E0B">
      <w:pPr>
        <w:pStyle w:val="Default"/>
        <w:jc w:val="center"/>
        <w:rPr>
          <w:rFonts w:ascii="Calibri" w:hAnsi="Calibri" w:cs="Calibri"/>
          <w:bCs/>
          <w:i/>
          <w:sz w:val="22"/>
          <w:szCs w:val="22"/>
        </w:rPr>
      </w:pPr>
      <w:r>
        <w:rPr>
          <w:rFonts w:ascii="Calibri" w:hAnsi="Calibri" w:cs="Calibri"/>
          <w:bCs/>
          <w:i/>
          <w:sz w:val="22"/>
          <w:szCs w:val="22"/>
        </w:rPr>
        <w:t>Figure 1.9</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proofErr w:type="gramStart"/>
      <w:r w:rsidRPr="005D5FAE">
        <w:rPr>
          <w:rFonts w:ascii="Calibri" w:hAnsi="Calibri" w:cs="Calibri"/>
          <w:b/>
          <w:bCs/>
          <w:i/>
          <w:sz w:val="22"/>
          <w:szCs w:val="22"/>
        </w:rPr>
        <w:t>?</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lastRenderedPageBreak/>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3182" cy="2378126"/>
                    </a:xfrm>
                    <a:prstGeom prst="rect">
                      <a:avLst/>
                    </a:prstGeom>
                  </pic:spPr>
                </pic:pic>
              </a:graphicData>
            </a:graphic>
          </wp:inline>
        </w:drawing>
      </w:r>
    </w:p>
    <w:p w14:paraId="00CE97A5" w14:textId="121A6F3A" w:rsidR="000F4E0B" w:rsidRPr="000F4E0B" w:rsidRDefault="0063403D" w:rsidP="00325134">
      <w:pPr>
        <w:pStyle w:val="Default"/>
        <w:ind w:left="720"/>
        <w:jc w:val="center"/>
        <w:rPr>
          <w:rFonts w:ascii="Calibri" w:hAnsi="Calibri" w:cs="Calibri"/>
          <w:bCs/>
          <w:i/>
          <w:sz w:val="22"/>
          <w:szCs w:val="22"/>
        </w:rPr>
      </w:pPr>
      <w:r>
        <w:rPr>
          <w:rFonts w:ascii="Calibri" w:hAnsi="Calibri" w:cs="Calibri"/>
          <w:bCs/>
          <w:i/>
          <w:sz w:val="22"/>
          <w:szCs w:val="22"/>
        </w:rPr>
        <w:t>Figure 1.10</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6235"/>
                    </a:xfrm>
                    <a:prstGeom prst="rect">
                      <a:avLst/>
                    </a:prstGeom>
                  </pic:spPr>
                </pic:pic>
              </a:graphicData>
            </a:graphic>
          </wp:inline>
        </w:drawing>
      </w:r>
    </w:p>
    <w:p w14:paraId="37ADFAF1" w14:textId="2939F5A1"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Figure 1.11</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w:t>
      </w:r>
      <w:r w:rsidR="00EA1EF6">
        <w:rPr>
          <w:rFonts w:ascii="Calibri" w:hAnsi="Calibri" w:cs="Calibri"/>
          <w:bCs/>
          <w:sz w:val="22"/>
          <w:szCs w:val="22"/>
        </w:rPr>
        <w:lastRenderedPageBreak/>
        <w:t xml:space="preserve">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6235"/>
                    </a:xfrm>
                    <a:prstGeom prst="rect">
                      <a:avLst/>
                    </a:prstGeom>
                  </pic:spPr>
                </pic:pic>
              </a:graphicData>
            </a:graphic>
          </wp:inline>
        </w:drawing>
      </w:r>
    </w:p>
    <w:p w14:paraId="6C2E7BDD" w14:textId="46AA1F01" w:rsidR="000F4E0B" w:rsidRPr="000F4E0B" w:rsidRDefault="0063403D" w:rsidP="000F4E0B">
      <w:pPr>
        <w:pStyle w:val="Default"/>
        <w:jc w:val="center"/>
        <w:rPr>
          <w:rFonts w:ascii="Calibri" w:hAnsi="Calibri" w:cs="Calibri"/>
          <w:bCs/>
          <w:i/>
          <w:sz w:val="22"/>
          <w:szCs w:val="22"/>
        </w:rPr>
      </w:pPr>
      <w:r>
        <w:rPr>
          <w:rFonts w:ascii="Calibri" w:hAnsi="Calibri" w:cs="Calibri"/>
          <w:bCs/>
          <w:i/>
          <w:sz w:val="22"/>
          <w:szCs w:val="22"/>
        </w:rPr>
        <w:t>Figure 1.12</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8137" cy="2920306"/>
                    </a:xfrm>
                    <a:prstGeom prst="rect">
                      <a:avLst/>
                    </a:prstGeom>
                  </pic:spPr>
                </pic:pic>
              </a:graphicData>
            </a:graphic>
          </wp:inline>
        </w:drawing>
      </w:r>
    </w:p>
    <w:p w14:paraId="467FAA0A" w14:textId="10A50630" w:rsidR="000F4E0B" w:rsidRPr="000F4E0B" w:rsidRDefault="0063403D" w:rsidP="000F4E0B">
      <w:pPr>
        <w:pStyle w:val="Default"/>
        <w:ind w:left="360"/>
        <w:jc w:val="center"/>
        <w:rPr>
          <w:rFonts w:ascii="Calibri" w:hAnsi="Calibri" w:cs="Calibri"/>
          <w:bCs/>
          <w:i/>
          <w:sz w:val="22"/>
          <w:szCs w:val="22"/>
        </w:rPr>
      </w:pPr>
      <w:r>
        <w:rPr>
          <w:rFonts w:ascii="Calibri" w:hAnsi="Calibri" w:cs="Calibri"/>
          <w:bCs/>
          <w:i/>
          <w:sz w:val="22"/>
          <w:szCs w:val="22"/>
        </w:rPr>
        <w:t>Figure 1.13</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lastRenderedPageBreak/>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48E20E6B" w:rsidR="000F4E0B" w:rsidRPr="000F4E0B" w:rsidRDefault="0063403D" w:rsidP="000F4E0B">
      <w:pPr>
        <w:pStyle w:val="Default"/>
        <w:ind w:left="720"/>
        <w:jc w:val="center"/>
        <w:rPr>
          <w:rFonts w:ascii="Calibri" w:hAnsi="Calibri" w:cs="Calibri"/>
          <w:bCs/>
          <w:i/>
          <w:sz w:val="22"/>
          <w:szCs w:val="22"/>
        </w:rPr>
      </w:pPr>
      <w:r>
        <w:rPr>
          <w:rFonts w:ascii="Calibri" w:hAnsi="Calibri" w:cs="Calibri"/>
          <w:bCs/>
          <w:i/>
          <w:sz w:val="22"/>
          <w:szCs w:val="22"/>
        </w:rPr>
        <w:t>Figure 1.14</w:t>
      </w:r>
    </w:p>
    <w:p w14:paraId="272F7AB5" w14:textId="77777777" w:rsidR="003B6547" w:rsidRDefault="003B6547" w:rsidP="003B6547">
      <w:pPr>
        <w:pStyle w:val="Default"/>
        <w:ind w:left="720"/>
        <w:rPr>
          <w:rFonts w:ascii="Calibri" w:hAnsi="Calibri" w:cs="Calibri"/>
          <w:bCs/>
          <w:sz w:val="22"/>
          <w:szCs w:val="22"/>
        </w:rPr>
      </w:pPr>
    </w:p>
    <w:p w14:paraId="5D4C5A9B" w14:textId="1B40C8C7"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0D04FAAF" w14:textId="50976D84" w:rsidR="000F4E0B" w:rsidRDefault="000F4E0B" w:rsidP="000F4E0B">
      <w:pPr>
        <w:pStyle w:val="Default"/>
        <w:ind w:left="720"/>
        <w:jc w:val="center"/>
        <w:rPr>
          <w:noProof/>
        </w:rPr>
      </w:pPr>
      <w:r>
        <w:rPr>
          <w:noProof/>
        </w:rPr>
        <w:lastRenderedPageBreak/>
        <w:drawing>
          <wp:inline distT="0" distB="0" distL="0" distR="0" wp14:anchorId="2C18902B" wp14:editId="75E0FEF0">
            <wp:extent cx="2445710" cy="3916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9107" cy="3938134"/>
                    </a:xfrm>
                    <a:prstGeom prst="rect">
                      <a:avLst/>
                    </a:prstGeom>
                  </pic:spPr>
                </pic:pic>
              </a:graphicData>
            </a:graphic>
          </wp:inline>
        </w:drawing>
      </w:r>
      <w:r w:rsidR="007E1D8D">
        <w:rPr>
          <w:noProof/>
        </w:rPr>
        <w:t xml:space="preserve">               </w:t>
      </w:r>
      <w:commentRangeStart w:id="67"/>
      <w:r>
        <w:rPr>
          <w:noProof/>
        </w:rPr>
        <w:drawing>
          <wp:inline distT="0" distB="0" distL="0" distR="0" wp14:anchorId="5A8BFCB0" wp14:editId="0AA4D2FF">
            <wp:extent cx="2505245" cy="3924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1147" cy="3933546"/>
                    </a:xfrm>
                    <a:prstGeom prst="rect">
                      <a:avLst/>
                    </a:prstGeom>
                  </pic:spPr>
                </pic:pic>
              </a:graphicData>
            </a:graphic>
          </wp:inline>
        </w:drawing>
      </w:r>
      <w:commentRangeEnd w:id="67"/>
      <w:r w:rsidR="00C54E93">
        <w:rPr>
          <w:rStyle w:val="CommentReference"/>
          <w:rFonts w:asciiTheme="minorHAnsi" w:hAnsiTheme="minorHAnsi" w:cstheme="minorBidi"/>
          <w:color w:val="auto"/>
        </w:rPr>
        <w:commentReference w:id="67"/>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4D2AB99E"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63403D">
        <w:rPr>
          <w:rFonts w:ascii="Calibri" w:hAnsi="Calibri" w:cs="Calibri"/>
          <w:bCs/>
          <w:i/>
          <w:sz w:val="22"/>
          <w:szCs w:val="22"/>
        </w:rPr>
        <w:t>5</w:t>
      </w:r>
    </w:p>
    <w:p w14:paraId="57A10D70" w14:textId="77777777" w:rsidR="00DE74CA" w:rsidRDefault="00DE74CA" w:rsidP="00422509">
      <w:pPr>
        <w:pStyle w:val="Default"/>
        <w:rPr>
          <w:rFonts w:ascii="Calibri" w:hAnsi="Calibri" w:cs="Calibri"/>
          <w:sz w:val="22"/>
          <w:szCs w:val="22"/>
        </w:rPr>
      </w:pPr>
    </w:p>
    <w:p w14:paraId="1F6334D0" w14:textId="4E51C545" w:rsidR="0063403D" w:rsidRDefault="0063403D" w:rsidP="002F6FA7">
      <w:pPr>
        <w:pStyle w:val="Default"/>
        <w:numPr>
          <w:ilvl w:val="0"/>
          <w:numId w:val="15"/>
        </w:numPr>
        <w:rPr>
          <w:rFonts w:ascii="Calibri" w:hAnsi="Calibri" w:cs="Calibri"/>
          <w:sz w:val="22"/>
          <w:szCs w:val="22"/>
        </w:rPr>
      </w:pPr>
      <w:r>
        <w:rPr>
          <w:rFonts w:ascii="Calibri" w:hAnsi="Calibri" w:cs="Calibri"/>
          <w:sz w:val="22"/>
          <w:szCs w:val="22"/>
        </w:rPr>
        <w:t>To</w:t>
      </w:r>
      <w:commentRangeStart w:id="68"/>
      <w:r>
        <w:rPr>
          <w:rFonts w:ascii="Calibri" w:hAnsi="Calibri" w:cs="Calibri"/>
          <w:sz w:val="22"/>
          <w:szCs w:val="22"/>
        </w:rPr>
        <w:t xml:space="preserve"> better understand the dataflow please take a look to the diagram in Figure 1.16.</w:t>
      </w:r>
      <w:commentRangeEnd w:id="68"/>
      <w:r w:rsidR="00C54E93">
        <w:rPr>
          <w:rStyle w:val="CommentReference"/>
          <w:rFonts w:asciiTheme="minorHAnsi" w:hAnsiTheme="minorHAnsi" w:cstheme="minorBidi"/>
          <w:color w:val="auto"/>
        </w:rPr>
        <w:commentReference w:id="68"/>
      </w:r>
    </w:p>
    <w:p w14:paraId="7B1FC214" w14:textId="0DACCF21" w:rsidR="0063403D" w:rsidRDefault="0063403D" w:rsidP="0063403D">
      <w:pPr>
        <w:pStyle w:val="Default"/>
        <w:rPr>
          <w:rFonts w:ascii="Calibri" w:hAnsi="Calibri" w:cs="Calibri"/>
          <w:sz w:val="22"/>
          <w:szCs w:val="22"/>
        </w:rPr>
      </w:pPr>
    </w:p>
    <w:commentRangeStart w:id="69"/>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31"/>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2"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commentRangeEnd w:id="69"/>
      <w:r w:rsidR="00C54E93">
        <w:rPr>
          <w:rStyle w:val="CommentReference"/>
          <w:rFonts w:asciiTheme="minorHAnsi" w:hAnsiTheme="minorHAnsi" w:cstheme="minorBidi"/>
          <w:color w:val="auto"/>
        </w:rPr>
        <w:commentReference w:id="69"/>
      </w:r>
    </w:p>
    <w:p w14:paraId="79810B99" w14:textId="77777777" w:rsidR="005450EA" w:rsidRDefault="005450EA" w:rsidP="005450EA">
      <w:pPr>
        <w:pStyle w:val="Default"/>
        <w:ind w:left="426"/>
        <w:jc w:val="center"/>
        <w:rPr>
          <w:rFonts w:ascii="Calibri" w:hAnsi="Calibri" w:cs="Calibri"/>
          <w:sz w:val="22"/>
          <w:szCs w:val="22"/>
        </w:rPr>
      </w:pPr>
    </w:p>
    <w:p w14:paraId="51FF75C3" w14:textId="22D954D5" w:rsidR="005450EA" w:rsidRDefault="005450EA" w:rsidP="005450EA">
      <w:pPr>
        <w:pStyle w:val="Default"/>
        <w:jc w:val="center"/>
        <w:rPr>
          <w:rFonts w:ascii="Calibri" w:hAnsi="Calibri" w:cs="Calibri"/>
          <w:sz w:val="22"/>
          <w:szCs w:val="22"/>
        </w:rPr>
      </w:pPr>
      <w:r w:rsidRPr="000F4E0B">
        <w:rPr>
          <w:rFonts w:ascii="Calibri" w:hAnsi="Calibri" w:cs="Calibri"/>
          <w:bCs/>
          <w:i/>
          <w:sz w:val="22"/>
          <w:szCs w:val="22"/>
        </w:rPr>
        <w:t>Figure 1.1</w:t>
      </w:r>
      <w:r>
        <w:rPr>
          <w:rFonts w:ascii="Calibri" w:hAnsi="Calibri" w:cs="Calibri"/>
          <w:bCs/>
          <w:i/>
          <w:sz w:val="22"/>
          <w:szCs w:val="22"/>
        </w:rPr>
        <w:t>6</w:t>
      </w:r>
    </w:p>
    <w:p w14:paraId="1FBA43C7" w14:textId="77777777" w:rsidR="005450EA" w:rsidRDefault="005450EA" w:rsidP="0063403D">
      <w:pPr>
        <w:pStyle w:val="Default"/>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lastRenderedPageBreak/>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proofErr w:type="spellStart"/>
      <w:r w:rsidRPr="00CE3CE2">
        <w:rPr>
          <w:rFonts w:ascii="Calibri" w:hAnsi="Calibri" w:cs="Calibri"/>
          <w:b/>
          <w:i/>
          <w:sz w:val="22"/>
          <w:szCs w:val="22"/>
        </w:rPr>
        <w:t>Setpoint</w:t>
      </w:r>
      <w:proofErr w:type="spellEnd"/>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763F382E" w:rsidR="00CE3CE2" w:rsidRPr="00CE3CE2" w:rsidRDefault="005450EA" w:rsidP="00CE3CE2">
      <w:pPr>
        <w:pStyle w:val="Default"/>
        <w:jc w:val="center"/>
        <w:rPr>
          <w:rFonts w:ascii="Calibri" w:hAnsi="Calibri" w:cs="Calibri"/>
          <w:i/>
          <w:sz w:val="22"/>
          <w:szCs w:val="22"/>
        </w:rPr>
      </w:pPr>
      <w:r>
        <w:rPr>
          <w:rFonts w:ascii="Calibri" w:hAnsi="Calibri" w:cs="Calibri"/>
          <w:i/>
          <w:sz w:val="22"/>
          <w:szCs w:val="22"/>
        </w:rPr>
        <w:t>Figure 1.17</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 xml:space="preserve">Add&gt;&gt;Other&gt;&gt;TDMS </w:t>
      </w:r>
      <w:proofErr w:type="spellStart"/>
      <w:r w:rsidRPr="006B5FC1">
        <w:rPr>
          <w:rFonts w:ascii="Calibri" w:hAnsi="Calibri" w:cs="Calibri"/>
          <w:b/>
          <w:i/>
          <w:sz w:val="22"/>
          <w:szCs w:val="22"/>
        </w:rPr>
        <w:t>datalogger</w:t>
      </w:r>
      <w:proofErr w:type="spellEnd"/>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 xml:space="preserve">TDMS </w:t>
      </w:r>
      <w:proofErr w:type="spellStart"/>
      <w:r w:rsidRPr="0063054E">
        <w:rPr>
          <w:rFonts w:ascii="Calibri" w:hAnsi="Calibri" w:cs="Calibri"/>
          <w:b/>
          <w:i/>
          <w:sz w:val="22"/>
          <w:szCs w:val="22"/>
        </w:rPr>
        <w:t>datalogger</w:t>
      </w:r>
      <w:proofErr w:type="spellEnd"/>
      <w:r>
        <w:rPr>
          <w:rFonts w:ascii="Calibri" w:hAnsi="Calibri" w:cs="Calibri"/>
          <w:sz w:val="22"/>
          <w:szCs w:val="22"/>
        </w:rPr>
        <w:t xml:space="preserve"> item you just created. </w:t>
      </w:r>
      <w:r w:rsidR="006B5FC1">
        <w:rPr>
          <w:rFonts w:ascii="Calibri" w:hAnsi="Calibri" w:cs="Calibri"/>
          <w:sz w:val="22"/>
          <w:szCs w:val="22"/>
        </w:rPr>
        <w:t xml:space="preserve">In the Static Configuration tab move Temperature, </w:t>
      </w:r>
      <w:proofErr w:type="spellStart"/>
      <w:r w:rsidR="006B5FC1">
        <w:rPr>
          <w:rFonts w:ascii="Calibri" w:hAnsi="Calibri" w:cs="Calibri"/>
          <w:sz w:val="22"/>
          <w:szCs w:val="22"/>
        </w:rPr>
        <w:t>Setpoint</w:t>
      </w:r>
      <w:proofErr w:type="spellEnd"/>
      <w:r w:rsidR="006B5FC1">
        <w:rPr>
          <w:rFonts w:ascii="Calibri" w:hAnsi="Calibri" w:cs="Calibri"/>
          <w:sz w:val="22"/>
          <w:szCs w:val="22"/>
        </w:rPr>
        <w: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proofErr w:type="spellStart"/>
      <w:r w:rsidRPr="006B5FC1">
        <w:rPr>
          <w:rFonts w:ascii="Calibri" w:hAnsi="Calibri" w:cs="Calibri"/>
          <w:b/>
          <w:i/>
          <w:sz w:val="22"/>
          <w:szCs w:val="22"/>
        </w:rPr>
        <w:t>Datalogger</w:t>
      </w:r>
      <w:proofErr w:type="spellEnd"/>
      <w:r w:rsidRPr="006B5FC1">
        <w:rPr>
          <w:rFonts w:ascii="Calibri" w:hAnsi="Calibri" w:cs="Calibri"/>
          <w:b/>
          <w:i/>
          <w:sz w:val="22"/>
          <w:szCs w:val="22"/>
        </w:rPr>
        <w:t xml:space="preserve">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Run TCRL Host Main.vi. Do some changes to the </w:t>
      </w:r>
      <w:proofErr w:type="spellStart"/>
      <w:r>
        <w:rPr>
          <w:rFonts w:ascii="Calibri" w:hAnsi="Calibri" w:cs="Calibri"/>
          <w:sz w:val="22"/>
          <w:szCs w:val="22"/>
        </w:rPr>
        <w:t>setpoint</w:t>
      </w:r>
      <w:proofErr w:type="spellEnd"/>
      <w:r>
        <w:rPr>
          <w:rFonts w:ascii="Calibri" w:hAnsi="Calibri" w:cs="Calibri"/>
          <w:sz w:val="22"/>
          <w:szCs w:val="22"/>
        </w:rPr>
        <w:t xml:space="preserve"> and verify it still working and stop the VI.</w:t>
      </w:r>
    </w:p>
    <w:p w14:paraId="3713948D" w14:textId="1DF7858F"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hyperlink r:id="rId38" w:history="1">
        <w:r w:rsidR="00147945" w:rsidRPr="00E87282">
          <w:rPr>
            <w:rStyle w:val="Hyperlink"/>
            <w:rFonts w:ascii="Calibri" w:hAnsi="Calibri" w:cs="Calibri"/>
            <w:b/>
            <w:sz w:val="22"/>
            <w:szCs w:val="22"/>
          </w:rPr>
          <w:t>\\</w:t>
        </w:r>
      </w:hyperlink>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the TDMS </w:t>
      </w:r>
      <w:proofErr w:type="spellStart"/>
      <w:r w:rsidRPr="001A0593">
        <w:rPr>
          <w:rFonts w:ascii="Calibri" w:hAnsi="Calibri" w:cs="Calibri"/>
          <w:sz w:val="22"/>
          <w:szCs w:val="22"/>
        </w:rPr>
        <w:t>datalogger</w:t>
      </w:r>
      <w:proofErr w:type="spellEnd"/>
      <w:r w:rsidRPr="001A0593">
        <w:rPr>
          <w:rFonts w:ascii="Calibri" w:hAnsi="Calibri" w:cs="Calibri"/>
          <w:sz w:val="22"/>
          <w:szCs w:val="22"/>
        </w:rPr>
        <w:t xml:space="preserve">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30C76B7"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Another nice </w:t>
      </w:r>
      <w:r w:rsidR="00F15746">
        <w:rPr>
          <w:rFonts w:ascii="Calibri" w:hAnsi="Calibri" w:cs="Calibri"/>
          <w:sz w:val="22"/>
          <w:szCs w:val="22"/>
        </w:rPr>
        <w:t>feature</w:t>
      </w:r>
      <w:r>
        <w:rPr>
          <w:rFonts w:ascii="Calibri" w:hAnsi="Calibri" w:cs="Calibri"/>
          <w:sz w:val="22"/>
          <w:szCs w:val="22"/>
        </w:rPr>
        <w:t xml:space="preserve"> that can be added to </w:t>
      </w:r>
      <w:r w:rsidR="00F15746">
        <w:rPr>
          <w:rFonts w:ascii="Calibri" w:hAnsi="Calibri" w:cs="Calibri"/>
          <w:sz w:val="22"/>
          <w:szCs w:val="22"/>
        </w:rPr>
        <w:t xml:space="preserve">your DCAF project is CVT. Sometimes you will need to share tags with code that might run asynchronously in parallel with the DCAF engine. CVT provides a way to communicate the DCAF engine with the rest of the code. </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28E4880" w14:textId="77777777"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configuration module to the Simulation Engine in the same way you added the TDMS </w:t>
      </w:r>
      <w:proofErr w:type="spellStart"/>
      <w:r w:rsidRPr="00147945">
        <w:rPr>
          <w:rFonts w:ascii="Calibri" w:hAnsi="Calibri" w:cs="Calibri"/>
        </w:rPr>
        <w:t>datalogger</w:t>
      </w:r>
      <w:proofErr w:type="spellEnd"/>
      <w:r w:rsidRPr="00147945">
        <w:rPr>
          <w:rFonts w:ascii="Calibri" w:hAnsi="Calibri" w:cs="Calibri"/>
        </w:rPr>
        <w:t xml:space="preserve">. </w:t>
      </w:r>
    </w:p>
    <w:p w14:paraId="2E616075" w14:textId="77777777" w:rsidR="00147945" w:rsidRPr="00C67AAA" w:rsidRDefault="001A0593" w:rsidP="00147945">
      <w:pPr>
        <w:pStyle w:val="Default"/>
        <w:numPr>
          <w:ilvl w:val="0"/>
          <w:numId w:val="18"/>
        </w:numPr>
        <w:spacing w:after="58"/>
        <w:rPr>
          <w:rFonts w:ascii="Calibri" w:hAnsi="Calibri" w:cs="Calibri"/>
          <w:sz w:val="22"/>
          <w:szCs w:val="22"/>
        </w:rPr>
      </w:pPr>
      <w:commentRangeStart w:id="70"/>
      <w:r w:rsidRPr="00C67AAA">
        <w:rPr>
          <w:rFonts w:ascii="Calibri" w:hAnsi="Calibri" w:cs="Calibri"/>
          <w:sz w:val="22"/>
          <w:szCs w:val="22"/>
        </w:rPr>
        <w:t xml:space="preserve">Select the </w:t>
      </w:r>
      <w:r w:rsidRPr="00C67AAA">
        <w:rPr>
          <w:rFonts w:ascii="Calibri" w:hAnsi="Calibri" w:cs="Calibri"/>
          <w:b/>
          <w:i/>
          <w:sz w:val="22"/>
          <w:szCs w:val="22"/>
        </w:rPr>
        <w:t>CVT configuration</w:t>
      </w:r>
      <w:r w:rsidRPr="00C67AAA">
        <w:rPr>
          <w:rFonts w:ascii="Calibri" w:hAnsi="Calibri" w:cs="Calibri"/>
          <w:sz w:val="22"/>
          <w:szCs w:val="22"/>
        </w:rPr>
        <w:t xml:space="preserve"> module. Select </w:t>
      </w:r>
      <w:proofErr w:type="gramStart"/>
      <w:r w:rsidRPr="00C67AAA">
        <w:rPr>
          <w:rFonts w:ascii="Calibri" w:hAnsi="Calibri" w:cs="Calibri"/>
          <w:b/>
          <w:i/>
          <w:sz w:val="22"/>
          <w:szCs w:val="22"/>
        </w:rPr>
        <w:t>To</w:t>
      </w:r>
      <w:proofErr w:type="gramEnd"/>
      <w:r w:rsidRPr="00C67AAA">
        <w:rPr>
          <w:rFonts w:ascii="Calibri" w:hAnsi="Calibri" w:cs="Calibri"/>
          <w:b/>
          <w:i/>
          <w:sz w:val="22"/>
          <w:szCs w:val="22"/>
        </w:rPr>
        <w:t xml:space="preserve"> CVT</w:t>
      </w:r>
      <w:r w:rsidRPr="00C67AAA">
        <w:rPr>
          <w:rFonts w:ascii="Calibri" w:hAnsi="Calibri" w:cs="Calibri"/>
          <w:sz w:val="22"/>
          <w:szCs w:val="22"/>
        </w:rPr>
        <w:t xml:space="preserve"> direction. Move Temperature to the </w:t>
      </w:r>
      <w:r w:rsidRPr="00C67AAA">
        <w:rPr>
          <w:rFonts w:ascii="Calibri" w:hAnsi="Calibri" w:cs="Calibri"/>
          <w:b/>
          <w:i/>
          <w:sz w:val="22"/>
          <w:szCs w:val="22"/>
        </w:rPr>
        <w:t>To CVT box</w:t>
      </w:r>
      <w:r w:rsidRPr="00C67AAA">
        <w:rPr>
          <w:rFonts w:ascii="Calibri" w:hAnsi="Calibri" w:cs="Calibri"/>
          <w:sz w:val="22"/>
          <w:szCs w:val="22"/>
        </w:rPr>
        <w:t>. Save your configuration.</w:t>
      </w:r>
      <w:commentRangeEnd w:id="70"/>
      <w:r w:rsidR="001A75B6">
        <w:rPr>
          <w:rStyle w:val="CommentReference"/>
          <w:rFonts w:asciiTheme="minorHAnsi" w:hAnsiTheme="minorHAnsi" w:cstheme="minorBidi"/>
          <w:color w:val="auto"/>
        </w:rPr>
        <w:commentReference w:id="70"/>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default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1485A8FE">
            <wp:extent cx="3228975" cy="3847579"/>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7565" cy="3857814"/>
                    </a:xfrm>
                    <a:prstGeom prst="rect">
                      <a:avLst/>
                    </a:prstGeom>
                  </pic:spPr>
                </pic:pic>
              </a:graphicData>
            </a:graphic>
          </wp:inline>
        </w:drawing>
      </w:r>
    </w:p>
    <w:p w14:paraId="145B69BB" w14:textId="57DB4373" w:rsidR="00CA40B7" w:rsidRPr="00CE3CE2" w:rsidRDefault="00CA40B7" w:rsidP="00CA40B7">
      <w:pPr>
        <w:pStyle w:val="Default"/>
        <w:jc w:val="center"/>
        <w:rPr>
          <w:rFonts w:ascii="Calibri" w:hAnsi="Calibri" w:cs="Calibri"/>
          <w:i/>
          <w:sz w:val="22"/>
          <w:szCs w:val="22"/>
        </w:rPr>
      </w:pPr>
      <w:r>
        <w:rPr>
          <w:rFonts w:ascii="Calibri" w:hAnsi="Calibri" w:cs="Calibri"/>
          <w:i/>
          <w:sz w:val="22"/>
          <w:szCs w:val="22"/>
        </w:rPr>
        <w:t>Figure 2.6</w:t>
      </w:r>
    </w:p>
    <w:p w14:paraId="3999827C" w14:textId="77777777" w:rsidR="00CA40B7" w:rsidRDefault="00CA40B7" w:rsidP="00CA40B7">
      <w:pPr>
        <w:jc w:val="center"/>
      </w:pPr>
    </w:p>
    <w:p w14:paraId="73F7A97A" w14:textId="581BA8D8" w:rsidR="00CA40B7" w:rsidRDefault="00CA40B7" w:rsidP="00147945">
      <w:pPr>
        <w:pStyle w:val="ListParagraph"/>
        <w:numPr>
          <w:ilvl w:val="0"/>
          <w:numId w:val="18"/>
        </w:numPr>
      </w:pPr>
      <w:r>
        <w:t>Finish the code as shown in Figure 2.7</w:t>
      </w:r>
    </w:p>
    <w:p w14:paraId="2D39B739" w14:textId="0CA25A3E" w:rsidR="00CA40B7" w:rsidRDefault="00BC757B" w:rsidP="00CA40B7">
      <w:pPr>
        <w:jc w:val="center"/>
      </w:pPr>
      <w:commentRangeStart w:id="71"/>
      <w:r>
        <w:rPr>
          <w:noProof/>
        </w:rPr>
        <w:lastRenderedPageBreak/>
        <w:drawing>
          <wp:inline distT="0" distB="0" distL="0" distR="0" wp14:anchorId="4B6CABCE" wp14:editId="2307C8EB">
            <wp:extent cx="4400550" cy="26289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0550" cy="2628900"/>
                    </a:xfrm>
                    <a:prstGeom prst="rect">
                      <a:avLst/>
                    </a:prstGeom>
                  </pic:spPr>
                </pic:pic>
              </a:graphicData>
            </a:graphic>
          </wp:inline>
        </w:drawing>
      </w:r>
      <w:commentRangeEnd w:id="71"/>
      <w:r w:rsidR="001A75B6">
        <w:rPr>
          <w:rStyle w:val="CommentReference"/>
        </w:rPr>
        <w:commentReference w:id="71"/>
      </w:r>
    </w:p>
    <w:p w14:paraId="03F9D6FF" w14:textId="1118C54A" w:rsidR="00CA40B7" w:rsidRPr="00CE3CE2" w:rsidRDefault="00BC757B" w:rsidP="00CA40B7">
      <w:pPr>
        <w:pStyle w:val="Default"/>
        <w:jc w:val="center"/>
        <w:rPr>
          <w:rFonts w:ascii="Calibri" w:hAnsi="Calibri" w:cs="Calibri"/>
          <w:i/>
          <w:sz w:val="22"/>
          <w:szCs w:val="22"/>
        </w:rPr>
      </w:pPr>
      <w:r>
        <w:rPr>
          <w:rFonts w:ascii="Calibri" w:hAnsi="Calibri" w:cs="Calibri"/>
          <w:i/>
          <w:sz w:val="22"/>
          <w:szCs w:val="22"/>
        </w:rPr>
        <w:t>Figure 2.7</w:t>
      </w:r>
    </w:p>
    <w:p w14:paraId="39641FCF" w14:textId="77777777" w:rsidR="00CA40B7" w:rsidRDefault="00CA40B7" w:rsidP="00CA40B7">
      <w:pPr>
        <w:jc w:val="center"/>
      </w:pPr>
    </w:p>
    <w:p w14:paraId="7CB392FE" w14:textId="28C28975" w:rsidR="00BC757B" w:rsidRDefault="00BC757B" w:rsidP="00147945">
      <w:pPr>
        <w:pStyle w:val="ListParagraph"/>
        <w:numPr>
          <w:ilvl w:val="0"/>
          <w:numId w:val="18"/>
        </w:numPr>
      </w:pPr>
      <w:r>
        <w:t>Rearrange front panel Indicators to get the new indicators into a visible area as shown in Figure 2.8.</w:t>
      </w:r>
    </w:p>
    <w:p w14:paraId="11DC453A" w14:textId="4B58A4E3" w:rsidR="00BC757B" w:rsidRDefault="00BE0615" w:rsidP="00BE0615">
      <w:pPr>
        <w:ind w:left="360"/>
        <w:jc w:val="center"/>
      </w:pPr>
      <w:r>
        <w:rPr>
          <w:noProof/>
        </w:rPr>
        <w:drawing>
          <wp:inline distT="0" distB="0" distL="0" distR="0" wp14:anchorId="22BA65F1" wp14:editId="5B10505A">
            <wp:extent cx="2553512" cy="3005593"/>
            <wp:effectExtent l="0" t="0" r="0" b="444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8745" cy="3011753"/>
                    </a:xfrm>
                    <a:prstGeom prst="rect">
                      <a:avLst/>
                    </a:prstGeom>
                  </pic:spPr>
                </pic:pic>
              </a:graphicData>
            </a:graphic>
          </wp:inline>
        </w:drawing>
      </w:r>
    </w:p>
    <w:p w14:paraId="4A586F1A" w14:textId="17C86245"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BE0615">
        <w:rPr>
          <w:rFonts w:ascii="Calibri" w:hAnsi="Calibri" w:cs="Calibri"/>
          <w:i/>
          <w:sz w:val="22"/>
          <w:szCs w:val="22"/>
        </w:rPr>
        <w:t>igure 2.8</w:t>
      </w:r>
    </w:p>
    <w:p w14:paraId="5BE62FBF" w14:textId="77777777" w:rsidR="00BC757B" w:rsidRDefault="00BC757B" w:rsidP="00BC757B"/>
    <w:p w14:paraId="00E9D3F1" w14:textId="77777777" w:rsidR="00BC757B" w:rsidRDefault="00BC757B" w:rsidP="00BC757B"/>
    <w:p w14:paraId="73EE4F9C" w14:textId="081A23C9" w:rsidR="0056741E" w:rsidRDefault="0056741E" w:rsidP="00147945">
      <w:pPr>
        <w:pStyle w:val="ListParagraph"/>
        <w:numPr>
          <w:ilvl w:val="0"/>
          <w:numId w:val="18"/>
        </w:numPr>
      </w:pPr>
      <w:r>
        <w:t xml:space="preserve">Save the changes in TCRL Host Main.vi. Go back to the Configuration Editor and update the classes for TCRL Host Module Includes.vi as you did for the TDMS </w:t>
      </w:r>
      <w:proofErr w:type="spellStart"/>
      <w:r>
        <w:t>Datalogger</w:t>
      </w:r>
      <w:proofErr w:type="spellEnd"/>
      <w:r>
        <w:t xml:space="preserve"> Module. Verify the CVT class is added to TCRL Host Module Includes.vi. </w:t>
      </w:r>
    </w:p>
    <w:p w14:paraId="6DDB9BC6" w14:textId="41641CA6" w:rsidR="0056741E" w:rsidRDefault="0056741E" w:rsidP="0056741E">
      <w:pPr>
        <w:jc w:val="center"/>
      </w:pPr>
      <w:r>
        <w:rPr>
          <w:noProof/>
        </w:rPr>
        <w:lastRenderedPageBreak/>
        <w:drawing>
          <wp:inline distT="0" distB="0" distL="0" distR="0" wp14:anchorId="38ABF488" wp14:editId="43334C82">
            <wp:extent cx="1233663" cy="3395207"/>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7190" cy="3432436"/>
                    </a:xfrm>
                    <a:prstGeom prst="rect">
                      <a:avLst/>
                    </a:prstGeom>
                  </pic:spPr>
                </pic:pic>
              </a:graphicData>
            </a:graphic>
          </wp:inline>
        </w:drawing>
      </w:r>
    </w:p>
    <w:p w14:paraId="5FDF12E0" w14:textId="4ED927E7" w:rsidR="0056741E" w:rsidRPr="00CE3CE2" w:rsidRDefault="00F536CC" w:rsidP="0056741E">
      <w:pPr>
        <w:pStyle w:val="Default"/>
        <w:jc w:val="center"/>
        <w:rPr>
          <w:rFonts w:ascii="Calibri" w:hAnsi="Calibri" w:cs="Calibri"/>
          <w:i/>
          <w:sz w:val="22"/>
          <w:szCs w:val="22"/>
        </w:rPr>
      </w:pPr>
      <w:r>
        <w:rPr>
          <w:rFonts w:ascii="Calibri" w:hAnsi="Calibri" w:cs="Calibri"/>
          <w:i/>
          <w:sz w:val="22"/>
          <w:szCs w:val="22"/>
        </w:rPr>
        <w:t>Figure 2.9</w:t>
      </w:r>
    </w:p>
    <w:p w14:paraId="56059CC0" w14:textId="77777777" w:rsidR="0056741E" w:rsidRDefault="0056741E" w:rsidP="0056741E"/>
    <w:p w14:paraId="43BAC77C" w14:textId="11D6BB09" w:rsidR="00CA40B7" w:rsidRDefault="00BE0615" w:rsidP="00147945">
      <w:pPr>
        <w:pStyle w:val="ListParagraph"/>
        <w:numPr>
          <w:ilvl w:val="0"/>
          <w:numId w:val="18"/>
        </w:numPr>
      </w:pPr>
      <w:r>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E27A30A" w:rsidR="00BE0615" w:rsidRDefault="00BE0615" w:rsidP="00BE0615">
      <w:r>
        <w:rPr>
          <w:noProof/>
        </w:rPr>
        <w:drawing>
          <wp:inline distT="0" distB="0" distL="0" distR="0" wp14:anchorId="5DCE781E" wp14:editId="7F47BCEC">
            <wp:extent cx="5943600" cy="25603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27B0C3B" w14:textId="164827F3" w:rsidR="00BE0615" w:rsidRPr="00CE3CE2" w:rsidRDefault="00F536CC" w:rsidP="00BE0615">
      <w:pPr>
        <w:pStyle w:val="Default"/>
        <w:jc w:val="center"/>
        <w:rPr>
          <w:rFonts w:ascii="Calibri" w:hAnsi="Calibri" w:cs="Calibri"/>
          <w:i/>
          <w:sz w:val="22"/>
          <w:szCs w:val="22"/>
        </w:rPr>
      </w:pPr>
      <w:r>
        <w:rPr>
          <w:rFonts w:ascii="Calibri" w:hAnsi="Calibri" w:cs="Calibri"/>
          <w:i/>
          <w:sz w:val="22"/>
          <w:szCs w:val="22"/>
        </w:rPr>
        <w:t>Figure 2.10</w:t>
      </w:r>
    </w:p>
    <w:p w14:paraId="59638465" w14:textId="77777777" w:rsidR="00BE0615" w:rsidRDefault="00BE0615" w:rsidP="00BE0615"/>
    <w:p w14:paraId="66831F54" w14:textId="29FACDAF" w:rsidR="00BE0615" w:rsidRDefault="00BE0615" w:rsidP="00147945">
      <w:pPr>
        <w:pStyle w:val="ListParagraph"/>
        <w:numPr>
          <w:ilvl w:val="0"/>
          <w:numId w:val="18"/>
        </w:numPr>
      </w:pPr>
      <w:r>
        <w:t xml:space="preserve">Stop and close TCRL Host Main.vi. </w:t>
      </w:r>
    </w:p>
    <w:p w14:paraId="15B18C1E" w14:textId="575910B2" w:rsidR="00BE0615" w:rsidRDefault="00BE0615" w:rsidP="00147945">
      <w:pPr>
        <w:pStyle w:val="ListParagraph"/>
        <w:numPr>
          <w:ilvl w:val="0"/>
          <w:numId w:val="18"/>
        </w:numPr>
      </w:pPr>
      <w:r>
        <w:t>Take a look to the following diagram to verify the updated mappings.</w:t>
      </w:r>
    </w:p>
    <w:p w14:paraId="0EE2668B" w14:textId="63CA35B0" w:rsidR="00BE0615" w:rsidRDefault="00BE0615" w:rsidP="00BE0615">
      <w:r>
        <w:rPr>
          <w:noProof/>
        </w:rPr>
        <w:lastRenderedPageBreak/>
        <w:drawing>
          <wp:inline distT="0" distB="0" distL="0" distR="0" wp14:anchorId="5F7A924D" wp14:editId="6063A5F9">
            <wp:extent cx="5943600" cy="3479800"/>
            <wp:effectExtent l="0" t="0" r="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79800"/>
                    </a:xfrm>
                    <a:prstGeom prst="rect">
                      <a:avLst/>
                    </a:prstGeom>
                  </pic:spPr>
                </pic:pic>
              </a:graphicData>
            </a:graphic>
          </wp:inline>
        </w:drawing>
      </w:r>
    </w:p>
    <w:p w14:paraId="2A4277C3" w14:textId="23A9BB50" w:rsidR="00BE0615" w:rsidRPr="00CE3CE2" w:rsidRDefault="00F536CC" w:rsidP="00BE0615">
      <w:pPr>
        <w:pStyle w:val="Default"/>
        <w:jc w:val="center"/>
        <w:rPr>
          <w:rFonts w:ascii="Calibri" w:hAnsi="Calibri" w:cs="Calibri"/>
          <w:i/>
          <w:sz w:val="22"/>
          <w:szCs w:val="22"/>
        </w:rPr>
      </w:pPr>
      <w:r>
        <w:rPr>
          <w:rFonts w:ascii="Calibri" w:hAnsi="Calibri" w:cs="Calibri"/>
          <w:i/>
          <w:sz w:val="22"/>
          <w:szCs w:val="22"/>
        </w:rPr>
        <w:t>Figure 2.11</w:t>
      </w:r>
    </w:p>
    <w:p w14:paraId="46CD540C" w14:textId="77777777" w:rsidR="00BE0615" w:rsidRDefault="00BE0615" w:rsidP="00BE0615"/>
    <w:p w14:paraId="155BA092" w14:textId="661FF670" w:rsidR="0056741E" w:rsidRPr="00BB6B83" w:rsidRDefault="0056741E" w:rsidP="0056741E">
      <w:pPr>
        <w:pStyle w:val="Default"/>
        <w:ind w:left="720"/>
        <w:jc w:val="center"/>
        <w:rPr>
          <w:i/>
          <w:sz w:val="22"/>
          <w:szCs w:val="28"/>
        </w:rPr>
      </w:pPr>
      <w:r w:rsidRPr="00BB6B83">
        <w:rPr>
          <w:b/>
          <w:bCs/>
          <w:i/>
          <w:sz w:val="22"/>
          <w:szCs w:val="28"/>
        </w:rPr>
        <w:t xml:space="preserve">End of Exercise </w:t>
      </w:r>
      <w:r>
        <w:rPr>
          <w:b/>
          <w:bCs/>
          <w:i/>
          <w:sz w:val="22"/>
          <w:szCs w:val="28"/>
        </w:rPr>
        <w:t>2</w:t>
      </w:r>
    </w:p>
    <w:p w14:paraId="3E3145D4" w14:textId="14FE5D83" w:rsidR="00D70A4C" w:rsidRDefault="00D70A4C">
      <w:r>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60FE7">
        <w:rPr>
          <w:b/>
          <w:i/>
        </w:rPr>
        <w:t>Project &gt;&gt; Create Project…</w:t>
      </w:r>
    </w:p>
    <w:p w14:paraId="4826430B" w14:textId="5CBE9407" w:rsidR="00D70A4C" w:rsidRDefault="00D70A4C" w:rsidP="004D396D">
      <w:pPr>
        <w:pStyle w:val="ListParagraph"/>
        <w:numPr>
          <w:ilvl w:val="0"/>
          <w:numId w:val="1"/>
        </w:numPr>
      </w:pPr>
      <w:r>
        <w:t xml:space="preserve">In the tree on the left, select </w:t>
      </w:r>
      <w:del w:id="72" w:author="Burt Snover" w:date="2016-07-20T01:10:00Z">
        <w:r w:rsidRPr="00260FE7" w:rsidDel="001A75B6">
          <w:rPr>
            <w:b/>
            <w:i/>
          </w:rPr>
          <w:delText xml:space="preserve">TBDF </w:delText>
        </w:r>
      </w:del>
      <w:ins w:id="73" w:author="Burt Snover" w:date="2016-07-20T01:10:00Z">
        <w:r w:rsidR="001A75B6">
          <w:rPr>
            <w:b/>
            <w:i/>
          </w:rPr>
          <w:t>DCAF</w:t>
        </w:r>
        <w:r w:rsidR="001A75B6" w:rsidRPr="00260FE7">
          <w:rPr>
            <w:b/>
            <w:i/>
          </w:rPr>
          <w:t xml:space="preserve"> </w:t>
        </w:r>
      </w:ins>
      <w:r w:rsidRPr="00260FE7">
        <w:rPr>
          <w:b/>
          <w:i/>
        </w:rPr>
        <w:t>&gt;&gt; Modules</w:t>
      </w:r>
      <w:r w:rsidR="004D396D">
        <w:t xml:space="preserve"> and s</w:t>
      </w:r>
      <w:r>
        <w:t xml:space="preserve">elect </w:t>
      </w:r>
      <w:r w:rsidRPr="00260FE7">
        <w:rPr>
          <w:b/>
          <w:i/>
        </w:rPr>
        <w:t>User Control Module</w:t>
      </w:r>
      <w:r>
        <w:t>.</w:t>
      </w:r>
    </w:p>
    <w:p w14:paraId="7A0FB28F" w14:textId="4742106F" w:rsidR="004D396D" w:rsidRDefault="004D396D" w:rsidP="004D396D">
      <w:pPr>
        <w:pStyle w:val="ListParagraph"/>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ListParagraph"/>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1558F32A" w:rsidR="00D70A4C" w:rsidRDefault="00D70A4C" w:rsidP="004D396D">
      <w:pPr>
        <w:pStyle w:val="ListParagraph"/>
        <w:numPr>
          <w:ilvl w:val="0"/>
          <w:numId w:val="1"/>
        </w:numPr>
      </w:pPr>
      <w:r>
        <w:t>Enter a new name for your module and select an appropriate project path.</w:t>
      </w:r>
    </w:p>
    <w:p w14:paraId="7908FEB2" w14:textId="77777777" w:rsidR="00D70A4C" w:rsidRDefault="00D70A4C" w:rsidP="00D70A4C">
      <w:pPr>
        <w:pStyle w:val="ListParagraph"/>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914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91462">
            <w:r>
              <w:t>Name</w:t>
            </w:r>
          </w:p>
        </w:tc>
        <w:tc>
          <w:tcPr>
            <w:tcW w:w="3117" w:type="dxa"/>
          </w:tcPr>
          <w:p w14:paraId="082E11FD"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91462">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91462">
            <w:r>
              <w:t>Temperature</w:t>
            </w:r>
          </w:p>
        </w:tc>
        <w:tc>
          <w:tcPr>
            <w:tcW w:w="3117" w:type="dxa"/>
          </w:tcPr>
          <w:p w14:paraId="277C209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91462">
            <w:proofErr w:type="spellStart"/>
            <w:r>
              <w:t>setpoint</w:t>
            </w:r>
            <w:proofErr w:type="spellEnd"/>
          </w:p>
        </w:tc>
        <w:tc>
          <w:tcPr>
            <w:tcW w:w="3117" w:type="dxa"/>
          </w:tcPr>
          <w:p w14:paraId="0A8E00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91462">
            <w:r>
              <w:t>output range high</w:t>
            </w:r>
          </w:p>
        </w:tc>
        <w:tc>
          <w:tcPr>
            <w:tcW w:w="3117" w:type="dxa"/>
          </w:tcPr>
          <w:p w14:paraId="6DC417CE"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91462">
            <w:r>
              <w:t>output range low</w:t>
            </w:r>
          </w:p>
        </w:tc>
        <w:tc>
          <w:tcPr>
            <w:tcW w:w="3117" w:type="dxa"/>
          </w:tcPr>
          <w:p w14:paraId="1814605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91462">
            <w:r>
              <w:t>Kc</w:t>
            </w:r>
          </w:p>
        </w:tc>
        <w:tc>
          <w:tcPr>
            <w:tcW w:w="3117" w:type="dxa"/>
          </w:tcPr>
          <w:p w14:paraId="420D1C12"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91462">
            <w:proofErr w:type="spellStart"/>
            <w:r>
              <w:t>Ti</w:t>
            </w:r>
            <w:proofErr w:type="spellEnd"/>
          </w:p>
        </w:tc>
        <w:tc>
          <w:tcPr>
            <w:tcW w:w="3117" w:type="dxa"/>
          </w:tcPr>
          <w:p w14:paraId="1254C6D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91462">
            <w:r>
              <w:t>Td</w:t>
            </w:r>
          </w:p>
        </w:tc>
        <w:tc>
          <w:tcPr>
            <w:tcW w:w="3117" w:type="dxa"/>
          </w:tcPr>
          <w:p w14:paraId="148EABC1"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91462">
            <w:r>
              <w:t>Fan on?</w:t>
            </w:r>
          </w:p>
        </w:tc>
        <w:tc>
          <w:tcPr>
            <w:tcW w:w="3117" w:type="dxa"/>
          </w:tcPr>
          <w:p w14:paraId="5C8291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91462">
            <w:r>
              <w:t>fan</w:t>
            </w:r>
          </w:p>
        </w:tc>
        <w:tc>
          <w:tcPr>
            <w:tcW w:w="3117" w:type="dxa"/>
          </w:tcPr>
          <w:p w14:paraId="454AA20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91462">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91462">
            <w:r>
              <w:t>lamp</w:t>
            </w:r>
          </w:p>
        </w:tc>
        <w:tc>
          <w:tcPr>
            <w:tcW w:w="3117" w:type="dxa"/>
          </w:tcPr>
          <w:p w14:paraId="3EF57938"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91462">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428921F5" w:rsidR="00D70A4C" w:rsidRDefault="00D70A4C" w:rsidP="00D70A4C">
      <w:pPr>
        <w:pStyle w:val="ListParagraph"/>
        <w:numPr>
          <w:ilvl w:val="0"/>
          <w:numId w:val="1"/>
        </w:numPr>
      </w:pPr>
      <w:r>
        <w:t xml:space="preserve">Your new project will appear. Navigate to </w:t>
      </w:r>
      <w:r w:rsidR="00C67AAA" w:rsidRPr="00C67AAA">
        <w:rPr>
          <w:b/>
        </w:rPr>
        <w:t xml:space="preserve">Custom Controller Module </w:t>
      </w:r>
      <w:proofErr w:type="spellStart"/>
      <w:r w:rsidR="00C67AAA" w:rsidRPr="00C67AAA">
        <w:rPr>
          <w:b/>
        </w:rPr>
        <w:t>r</w:t>
      </w:r>
      <w:r w:rsidRPr="00C67AAA">
        <w:rPr>
          <w:b/>
        </w:rPr>
        <w:t>untime.lvclass</w:t>
      </w:r>
      <w:proofErr w:type="spellEnd"/>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ListParagraph"/>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ListParagraph"/>
        <w:ind w:left="1080"/>
      </w:pPr>
    </w:p>
    <w:p w14:paraId="7840C5CC" w14:textId="3CBCC796" w:rsidR="00805DB8" w:rsidRDefault="00805DB8" w:rsidP="00805DB8">
      <w:pPr>
        <w:pStyle w:val="ListParagraph"/>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ListParagraph"/>
        <w:ind w:left="1080"/>
      </w:pPr>
    </w:p>
    <w:p w14:paraId="1DFDFCEF" w14:textId="17193A4C" w:rsidR="00D70A4C" w:rsidRDefault="00805DB8" w:rsidP="00805DB8">
      <w:pPr>
        <w:pStyle w:val="ListParagraph"/>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Pr>
          <w:i/>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proofErr w:type="gramStart"/>
      <w:r w:rsidR="00D70A4C">
        <w:t>.</w:t>
      </w:r>
      <w:proofErr w:type="gramEnd"/>
      <w:r w:rsidR="00D70A4C">
        <w:br/>
      </w:r>
      <w:r w:rsidR="00D70A4C" w:rsidRPr="00805DB8">
        <w:rPr>
          <w:b/>
        </w:rPr>
        <w:t>Note:</w:t>
      </w:r>
      <w:r w:rsidR="00D70A4C">
        <w:t xml:space="preserve"> During this process, the </w:t>
      </w:r>
      <w:proofErr w:type="spellStart"/>
      <w:r w:rsidR="00D70A4C">
        <w:t>lvclass</w:t>
      </w:r>
      <w:proofErr w:type="spellEnd"/>
      <w:r w:rsidR="00D70A4C">
        <w:t xml:space="preserve">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51BAA4B4" w:rsidR="00D70A4C" w:rsidRDefault="00D70A4C" w:rsidP="00805DB8">
      <w:pPr>
        <w:pStyle w:val="ListParagraph"/>
        <w:numPr>
          <w:ilvl w:val="1"/>
          <w:numId w:val="1"/>
        </w:numPr>
        <w:ind w:left="1843"/>
      </w:pPr>
      <w:r>
        <w:t xml:space="preserve">Open </w:t>
      </w:r>
      <w:r w:rsidRPr="00805DB8">
        <w:rPr>
          <w:b/>
          <w:i/>
        </w:rPr>
        <w:t xml:space="preserve">Tools &gt;&gt; </w:t>
      </w:r>
      <w:del w:id="74" w:author="Burt Snover" w:date="2016-07-20T01:13:00Z">
        <w:r w:rsidRPr="00805DB8" w:rsidDel="001A75B6">
          <w:rPr>
            <w:b/>
            <w:i/>
          </w:rPr>
          <w:delText xml:space="preserve">TBDF </w:delText>
        </w:r>
      </w:del>
      <w:ins w:id="75" w:author="Burt Snover" w:date="2016-07-20T01:13:00Z">
        <w:r w:rsidR="001A75B6">
          <w:rPr>
            <w:b/>
            <w:i/>
          </w:rPr>
          <w:t>DCAF</w:t>
        </w:r>
        <w:r w:rsidR="001A75B6" w:rsidRPr="00805DB8">
          <w:rPr>
            <w:b/>
            <w:i/>
          </w:rPr>
          <w:t xml:space="preserve"> </w:t>
        </w:r>
      </w:ins>
      <w:r w:rsidRPr="00805DB8">
        <w:rPr>
          <w:b/>
          <w:i/>
        </w:rPr>
        <w:t>&gt;&gt; Launch Control Module Scripting Utility…</w:t>
      </w:r>
    </w:p>
    <w:p w14:paraId="46E33C50" w14:textId="77777777" w:rsidR="00D70A4C" w:rsidRDefault="00D70A4C" w:rsidP="00805DB8">
      <w:pPr>
        <w:pStyle w:val="ListParagraph"/>
        <w:numPr>
          <w:ilvl w:val="1"/>
          <w:numId w:val="1"/>
        </w:numPr>
        <w:ind w:left="1843"/>
      </w:pPr>
      <w:r>
        <w:t>Drag the runtime class from the project over the runtime class path control or browse for it manually, then do the same thing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805DB8">
      <w:pPr>
        <w:pStyle w:val="ListParagraph"/>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ListParagraph"/>
        <w:ind w:left="1843"/>
      </w:pPr>
    </w:p>
    <w:p w14:paraId="797CB02B" w14:textId="59BAF635" w:rsidR="00805DB8" w:rsidRDefault="00805DB8" w:rsidP="00E74572">
      <w:pPr>
        <w:pStyle w:val="ListParagraph"/>
        <w:numPr>
          <w:ilvl w:val="0"/>
          <w:numId w:val="1"/>
        </w:numPr>
        <w:ind w:left="1134"/>
      </w:pPr>
      <w:r>
        <w:t>The VIs that were scripted should look like the ones in Figure 3.4.</w:t>
      </w:r>
    </w:p>
    <w:p w14:paraId="748431C8" w14:textId="77777777" w:rsidR="00805DB8" w:rsidRDefault="00805DB8" w:rsidP="00805DB8">
      <w:pPr>
        <w:pStyle w:val="ListParagraph"/>
        <w:ind w:left="1134"/>
      </w:pPr>
    </w:p>
    <w:p w14:paraId="0E76C064" w14:textId="6258960D" w:rsidR="00805DB8" w:rsidRDefault="00805DB8" w:rsidP="00805DB8">
      <w:pPr>
        <w:pStyle w:val="ListParagraph"/>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ListParagraph"/>
        <w:ind w:left="1134"/>
        <w:jc w:val="center"/>
      </w:pPr>
    </w:p>
    <w:p w14:paraId="50CC5F51" w14:textId="3B29FDB9" w:rsidR="00D70A4C" w:rsidRDefault="00D70A4C" w:rsidP="00143364">
      <w:pPr>
        <w:pStyle w:val="ListParagraph"/>
        <w:numPr>
          <w:ilvl w:val="0"/>
          <w:numId w:val="1"/>
        </w:numPr>
        <w:ind w:left="1134"/>
      </w:pPr>
      <w:r>
        <w:t xml:space="preserve">Return to </w:t>
      </w:r>
      <w:r w:rsidRPr="007C2833">
        <w:rPr>
          <w:b/>
          <w:i/>
        </w:rPr>
        <w:t>process.vi</w:t>
      </w:r>
      <w:r>
        <w:t xml:space="preserve">. </w:t>
      </w:r>
      <w:r w:rsidRPr="007C2833">
        <w:rPr>
          <w:b/>
          <w:i/>
        </w:rPr>
        <w:t>User process.vi</w:t>
      </w:r>
      <w:r>
        <w:t xml:space="preserve"> is the function being called in the middle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To match the behavior you will follow the next steps:</w:t>
      </w:r>
    </w:p>
    <w:p w14:paraId="4B71819D" w14:textId="77777777" w:rsidR="00D70A4C" w:rsidRDefault="00D70A4C" w:rsidP="007C2833">
      <w:pPr>
        <w:pStyle w:val="ListParagraph"/>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ListParagraph"/>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ListParagraph"/>
        <w:numPr>
          <w:ilvl w:val="1"/>
          <w:numId w:val="1"/>
        </w:numPr>
        <w:ind w:left="1701"/>
      </w:pPr>
      <w:r>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ListParagraph"/>
        <w:numPr>
          <w:ilvl w:val="1"/>
          <w:numId w:val="1"/>
        </w:numPr>
        <w:ind w:left="1701"/>
      </w:pPr>
      <w:r>
        <w:t xml:space="preserve">Wire </w:t>
      </w:r>
      <w:r w:rsidRPr="00DC7A40">
        <w:rPr>
          <w:b/>
          <w:i/>
        </w:rPr>
        <w:t xml:space="preserve">Parameters to </w:t>
      </w:r>
      <w:proofErr w:type="spellStart"/>
      <w:r w:rsidRPr="00DC7A40">
        <w:rPr>
          <w:b/>
          <w:i/>
        </w:rPr>
        <w:t>process.Temperature</w:t>
      </w:r>
      <w:proofErr w:type="spellEnd"/>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ListParagraph"/>
        <w:numPr>
          <w:ilvl w:val="1"/>
          <w:numId w:val="1"/>
        </w:numPr>
        <w:ind w:left="1701"/>
      </w:pPr>
      <w:r>
        <w:t xml:space="preserve">Wire </w:t>
      </w:r>
      <w:r w:rsidRPr="00DC7A40">
        <w:rPr>
          <w:b/>
          <w:i/>
        </w:rPr>
        <w:t xml:space="preserve">Parameters to </w:t>
      </w:r>
      <w:proofErr w:type="spellStart"/>
      <w:r>
        <w:rPr>
          <w:b/>
          <w:i/>
        </w:rPr>
        <w:t>process.setpoint</w:t>
      </w:r>
      <w:proofErr w:type="spellEnd"/>
      <w:r>
        <w:rPr>
          <w:i/>
        </w:rPr>
        <w:t xml:space="preserve"> </w:t>
      </w:r>
      <w:r>
        <w:t xml:space="preserve">to </w:t>
      </w:r>
      <w:r w:rsidRPr="00BF65CF">
        <w:rPr>
          <w:b/>
          <w:i/>
        </w:rPr>
        <w:t>PID.vi</w:t>
      </w:r>
      <w:r>
        <w:t xml:space="preserve"> </w:t>
      </w:r>
      <w:proofErr w:type="spellStart"/>
      <w:r>
        <w:rPr>
          <w:b/>
          <w:i/>
        </w:rPr>
        <w:t>setpoint</w:t>
      </w:r>
      <w:proofErr w:type="spellEnd"/>
      <w:r>
        <w:t xml:space="preserve"> input.</w:t>
      </w:r>
    </w:p>
    <w:p w14:paraId="1F038095" w14:textId="11DF48C9" w:rsidR="00D70A4C" w:rsidRDefault="00D70A4C" w:rsidP="007C2833">
      <w:pPr>
        <w:pStyle w:val="ListParagraph"/>
        <w:numPr>
          <w:ilvl w:val="1"/>
          <w:numId w:val="1"/>
        </w:numPr>
        <w:ind w:left="1701"/>
      </w:pPr>
      <w:r>
        <w:t xml:space="preserve">Bundle </w:t>
      </w:r>
      <w:r w:rsidRPr="00BF65CF">
        <w:rPr>
          <w:b/>
          <w:i/>
        </w:rPr>
        <w:t>Parameters to</w:t>
      </w:r>
      <w:r w:rsidRPr="002C191F">
        <w:rPr>
          <w:i/>
        </w:rPr>
        <w:t xml:space="preserve"> </w:t>
      </w:r>
      <w:proofErr w:type="spellStart"/>
      <w:r w:rsidRPr="007C2833">
        <w:rPr>
          <w:b/>
          <w:i/>
        </w:rPr>
        <w:t>process.output</w:t>
      </w:r>
      <w:proofErr w:type="spellEnd"/>
      <w:r w:rsidRPr="007C2833">
        <w:rPr>
          <w:b/>
          <w:i/>
        </w:rPr>
        <w:t xml:space="preserve"> range high</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process.output</w:t>
      </w:r>
      <w:proofErr w:type="spellEnd"/>
      <w:r w:rsidRPr="007C2833">
        <w:rPr>
          <w:b/>
          <w:i/>
        </w:rPr>
        <w:t xml:space="preserve">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ListParagraph"/>
        <w:numPr>
          <w:ilvl w:val="1"/>
          <w:numId w:val="1"/>
        </w:numPr>
        <w:ind w:left="1701"/>
      </w:pPr>
      <w:r>
        <w:t xml:space="preserve">Bundle </w:t>
      </w:r>
      <w:r w:rsidRPr="00BF65CF">
        <w:rPr>
          <w:b/>
          <w:i/>
        </w:rPr>
        <w:t>Parameters to</w:t>
      </w:r>
      <w:r w:rsidRPr="002C191F">
        <w:rPr>
          <w:i/>
        </w:rPr>
        <w:t xml:space="preserve"> </w:t>
      </w:r>
      <w:proofErr w:type="spellStart"/>
      <w:r w:rsidRPr="007C2833">
        <w:rPr>
          <w:b/>
          <w:i/>
        </w:rPr>
        <w:t>process.</w:t>
      </w:r>
      <w:r>
        <w:rPr>
          <w:b/>
          <w:i/>
        </w:rPr>
        <w:t>Kc</w:t>
      </w:r>
      <w:proofErr w:type="spellEnd"/>
      <w:r>
        <w:rPr>
          <w:b/>
          <w:i/>
        </w:rPr>
        <w:t xml:space="preserve">, </w:t>
      </w:r>
      <w:r w:rsidRPr="00BF65CF">
        <w:rPr>
          <w:b/>
          <w:i/>
        </w:rPr>
        <w:t>Parameters to</w:t>
      </w:r>
      <w:r w:rsidRPr="002C191F">
        <w:rPr>
          <w:i/>
        </w:rPr>
        <w:t xml:space="preserve"> </w:t>
      </w:r>
      <w:proofErr w:type="spellStart"/>
      <w:r w:rsidRPr="007C2833">
        <w:rPr>
          <w:b/>
          <w:i/>
        </w:rPr>
        <w:t>process.</w:t>
      </w:r>
      <w:r>
        <w:rPr>
          <w:b/>
          <w:i/>
        </w:rPr>
        <w:t>Ti</w:t>
      </w:r>
      <w:proofErr w:type="spellEnd"/>
      <w:r>
        <w:rPr>
          <w:b/>
          <w:i/>
        </w:rPr>
        <w:t>,</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w:t>
      </w:r>
      <w:r>
        <w:rPr>
          <w:b/>
          <w:i/>
        </w:rPr>
        <w:t>Td</w:t>
      </w:r>
      <w:proofErr w:type="spellEnd"/>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ListParagraph"/>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ListParagraph"/>
        <w:numPr>
          <w:ilvl w:val="1"/>
          <w:numId w:val="1"/>
        </w:numPr>
        <w:ind w:left="1701"/>
      </w:pPr>
      <w:r>
        <w:t xml:space="preserve">Wire </w:t>
      </w:r>
      <w:r w:rsidRPr="00BF65CF">
        <w:rPr>
          <w:b/>
          <w:i/>
        </w:rPr>
        <w:t xml:space="preserve">Parameters to </w:t>
      </w:r>
      <w:proofErr w:type="spellStart"/>
      <w:r w:rsidRPr="00BF65CF">
        <w:rPr>
          <w:b/>
          <w:i/>
        </w:rPr>
        <w:t>process.Fan</w:t>
      </w:r>
      <w:proofErr w:type="spellEnd"/>
      <w:r w:rsidRPr="00BF65CF">
        <w:rPr>
          <w:b/>
          <w:i/>
        </w:rPr>
        <w:t xml:space="preserve"> on?</w:t>
      </w:r>
      <w:r>
        <w:t xml:space="preserve"> </w:t>
      </w:r>
      <w:proofErr w:type="gramStart"/>
      <w:r>
        <w:t>to</w:t>
      </w:r>
      <w:proofErr w:type="gramEnd"/>
      <w:r>
        <w:t xml:space="preserve">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 xml:space="preserve">Results from </w:t>
      </w:r>
      <w:proofErr w:type="spellStart"/>
      <w:r w:rsidRPr="0092387D">
        <w:rPr>
          <w:b/>
          <w:i/>
        </w:rPr>
        <w:t>processing.fan</w:t>
      </w:r>
      <w:proofErr w:type="spellEnd"/>
      <w:r w:rsidRPr="0092387D">
        <w:rPr>
          <w:b/>
          <w:i/>
        </w:rPr>
        <w:t xml:space="preserve"> value</w:t>
      </w:r>
    </w:p>
    <w:p w14:paraId="2D690439" w14:textId="77777777" w:rsidR="0092387D" w:rsidRDefault="0092387D" w:rsidP="0092387D">
      <w:pPr>
        <w:pStyle w:val="ListParagraph"/>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 xml:space="preserve">Results from </w:t>
      </w:r>
      <w:proofErr w:type="spellStart"/>
      <w:r w:rsidR="00D70A4C" w:rsidRPr="0092387D">
        <w:rPr>
          <w:b/>
          <w:i/>
        </w:rPr>
        <w:t>processing.lamp</w:t>
      </w:r>
      <w:proofErr w:type="spellEnd"/>
      <w:r w:rsidR="00D70A4C" w:rsidRPr="002E6719">
        <w:t>.</w:t>
      </w:r>
      <w:r w:rsidR="00D70A4C">
        <w:t xml:space="preserve"> </w:t>
      </w:r>
    </w:p>
    <w:p w14:paraId="5DEED799" w14:textId="017BEAFC" w:rsidR="00D70A4C" w:rsidRDefault="00D70A4C" w:rsidP="0092387D">
      <w:pPr>
        <w:pStyle w:val="ListParagraph"/>
        <w:numPr>
          <w:ilvl w:val="1"/>
          <w:numId w:val="1"/>
        </w:numPr>
        <w:ind w:left="1701"/>
      </w:pPr>
      <w:r>
        <w:lastRenderedPageBreak/>
        <w:t>The result</w:t>
      </w:r>
      <w:r w:rsidR="0092387D">
        <w:t xml:space="preserve"> should look something like Figure 3.5</w:t>
      </w:r>
      <w:r>
        <w:t>:</w:t>
      </w:r>
      <w:r>
        <w:br/>
      </w:r>
    </w:p>
    <w:p w14:paraId="0DDDF2A2" w14:textId="5AE82C89" w:rsidR="0092387D" w:rsidRDefault="0092387D" w:rsidP="0092387D">
      <w:pPr>
        <w:pStyle w:val="ListParagraph"/>
        <w:jc w:val="center"/>
        <w:rPr>
          <w:noProof/>
        </w:rPr>
      </w:pPr>
      <w:commentRangeStart w:id="76"/>
      <w:r>
        <w:rPr>
          <w:noProof/>
        </w:rPr>
        <w:drawing>
          <wp:inline distT="0" distB="0" distL="0" distR="0" wp14:anchorId="180157EB" wp14:editId="0E0C673F">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3928" cy="1827190"/>
                    </a:xfrm>
                    <a:prstGeom prst="rect">
                      <a:avLst/>
                    </a:prstGeom>
                  </pic:spPr>
                </pic:pic>
              </a:graphicData>
            </a:graphic>
          </wp:inline>
        </w:drawing>
      </w:r>
      <w:commentRangeEnd w:id="76"/>
      <w:r w:rsidR="001A75B6">
        <w:rPr>
          <w:rStyle w:val="CommentReference"/>
        </w:rPr>
        <w:commentReference w:id="76"/>
      </w:r>
    </w:p>
    <w:p w14:paraId="0CE186C0" w14:textId="7F544690" w:rsidR="0092387D" w:rsidRDefault="0092387D" w:rsidP="0092387D">
      <w:pPr>
        <w:pStyle w:val="ListParagraph"/>
        <w:jc w:val="center"/>
        <w:rPr>
          <w:noProof/>
        </w:rPr>
      </w:pPr>
      <w:r>
        <w:rPr>
          <w:rFonts w:ascii="Calibri" w:hAnsi="Calibri" w:cs="Calibri"/>
          <w:i/>
        </w:rPr>
        <w:t>Figure 3.5</w:t>
      </w:r>
    </w:p>
    <w:p w14:paraId="07858689" w14:textId="77777777" w:rsidR="0092387D" w:rsidRDefault="0092387D" w:rsidP="0092387D">
      <w:pPr>
        <w:pStyle w:val="ListParagraph"/>
      </w:pPr>
    </w:p>
    <w:p w14:paraId="2ED1F78D" w14:textId="77777777" w:rsidR="00D70A4C" w:rsidRDefault="00D70A4C" w:rsidP="00D70A4C">
      <w:pPr>
        <w:pStyle w:val="ListParagraph"/>
        <w:numPr>
          <w:ilvl w:val="0"/>
          <w:numId w:val="1"/>
        </w:numPr>
      </w:pPr>
      <w:r>
        <w:t>Save the new project and close it.</w:t>
      </w:r>
    </w:p>
    <w:p w14:paraId="4812B670" w14:textId="640C7CA5" w:rsidR="00D70A4C" w:rsidRDefault="00D70A4C" w:rsidP="00D70A4C">
      <w:pPr>
        <w:pStyle w:val="ListParagraph"/>
        <w:numPr>
          <w:ilvl w:val="0"/>
          <w:numId w:val="1"/>
        </w:numPr>
      </w:pPr>
      <w:r>
        <w:t xml:space="preserve">Reopen </w:t>
      </w:r>
      <w:r w:rsidRPr="0056427E">
        <w:rPr>
          <w:i/>
        </w:rPr>
        <w:t xml:space="preserve">Temperature Controller </w:t>
      </w:r>
      <w:proofErr w:type="spellStart"/>
      <w:r w:rsidRPr="0056427E">
        <w:rPr>
          <w:i/>
        </w:rPr>
        <w:t>Example.lvproj</w:t>
      </w:r>
      <w:proofErr w:type="spellEnd"/>
      <w:r>
        <w:t xml:space="preserve"> if you closed it, and reload the standard configuration editor (</w:t>
      </w:r>
      <w:r w:rsidRPr="0056427E">
        <w:t xml:space="preserve">Open </w:t>
      </w:r>
      <w:r w:rsidRPr="0056427E">
        <w:rPr>
          <w:b/>
        </w:rPr>
        <w:t xml:space="preserve">Tools &gt;&gt; </w:t>
      </w:r>
      <w:del w:id="77" w:author="Burt Snover" w:date="2016-07-20T01:13:00Z">
        <w:r w:rsidRPr="0056427E" w:rsidDel="001A75B6">
          <w:rPr>
            <w:b/>
          </w:rPr>
          <w:delText xml:space="preserve">TBDF </w:delText>
        </w:r>
      </w:del>
      <w:ins w:id="78" w:author="Burt Snover" w:date="2016-07-20T01:13:00Z">
        <w:r w:rsidR="001A75B6">
          <w:rPr>
            <w:b/>
          </w:rPr>
          <w:t>DCAF</w:t>
        </w:r>
        <w:r w:rsidR="001A75B6" w:rsidRPr="0056427E">
          <w:rPr>
            <w:b/>
          </w:rPr>
          <w:t xml:space="preserve"> </w:t>
        </w:r>
      </w:ins>
      <w:r w:rsidRPr="0056427E">
        <w:rPr>
          <w:b/>
        </w:rPr>
        <w:t>&gt;&gt; Launch Control Module Scripting Utility…</w:t>
      </w:r>
      <w:r w:rsidRPr="0056427E">
        <w:t>).</w:t>
      </w:r>
    </w:p>
    <w:p w14:paraId="10EDB4D7" w14:textId="77777777" w:rsidR="00D70A4C" w:rsidRDefault="00D70A4C" w:rsidP="00D70A4C">
      <w:pPr>
        <w:pStyle w:val="ListParagraph"/>
        <w:numPr>
          <w:ilvl w:val="0"/>
          <w:numId w:val="1"/>
        </w:numPr>
      </w:pPr>
      <w:r>
        <w:t xml:space="preserve">Navigate to </w:t>
      </w:r>
      <w:r>
        <w:rPr>
          <w:b/>
        </w:rPr>
        <w:t>Tools &gt;&gt; Edit Plugin Search Paths</w:t>
      </w:r>
      <w:r>
        <w:t>.</w:t>
      </w:r>
    </w:p>
    <w:p w14:paraId="0A3F60E5" w14:textId="77777777" w:rsidR="00D70A4C" w:rsidRDefault="00D70A4C" w:rsidP="00D70A4C">
      <w:pPr>
        <w:pStyle w:val="ListParagraph"/>
        <w:numPr>
          <w:ilvl w:val="0"/>
          <w:numId w:val="1"/>
        </w:numPr>
      </w:pPr>
      <w:r>
        <w:t xml:space="preserve">Press </w:t>
      </w:r>
      <w:r>
        <w:rPr>
          <w:b/>
        </w:rPr>
        <w:t>Add</w:t>
      </w:r>
      <w:r>
        <w:t xml:space="preserve"> and navigate to the location of your new control module.</w:t>
      </w:r>
    </w:p>
    <w:p w14:paraId="3C74DAED" w14:textId="77777777" w:rsidR="00D70A4C" w:rsidRDefault="00D70A4C" w:rsidP="00D70A4C">
      <w:pPr>
        <w:pStyle w:val="ListParagraph"/>
        <w:numPr>
          <w:ilvl w:val="0"/>
          <w:numId w:val="1"/>
        </w:numPr>
      </w:pPr>
      <w:r>
        <w:t>Reopen &lt;</w:t>
      </w:r>
      <w:r w:rsidRPr="00DC40D4">
        <w:t>LabVIEW 2015</w:t>
      </w:r>
      <w:r>
        <w:t>&gt;</w:t>
      </w:r>
      <w:r w:rsidRPr="00DC40D4">
        <w:t>\examples\TBD Examples\RT Temperature Controller</w:t>
      </w:r>
      <w:r>
        <w:t>\</w:t>
      </w:r>
      <w:proofErr w:type="spellStart"/>
      <w:r w:rsidRPr="00DC40D4">
        <w:t>SimulatedSystem.pcfg</w:t>
      </w:r>
      <w:proofErr w:type="spellEnd"/>
      <w:r>
        <w:t xml:space="preserve"> and then to go </w:t>
      </w:r>
      <w:r>
        <w:rPr>
          <w:b/>
        </w:rPr>
        <w:t xml:space="preserve">File &gt;&gt; Save As… </w:t>
      </w:r>
      <w:r>
        <w:t xml:space="preserve">to make a copy of the configuration. For simplicity, save it in the same location but call it </w:t>
      </w:r>
      <w:proofErr w:type="spellStart"/>
      <w:r w:rsidRPr="00503B3D">
        <w:t>SimulatedSystemCustomControl.pcfg</w:t>
      </w:r>
      <w:proofErr w:type="spellEnd"/>
      <w:r>
        <w:t>.</w:t>
      </w:r>
    </w:p>
    <w:p w14:paraId="69FF969A" w14:textId="77777777" w:rsidR="00D70A4C" w:rsidRDefault="00D70A4C" w:rsidP="00D70A4C">
      <w:pPr>
        <w:pStyle w:val="ListParagraph"/>
        <w:numPr>
          <w:ilvl w:val="0"/>
          <w:numId w:val="1"/>
        </w:numPr>
      </w:pPr>
      <w:r>
        <w:t xml:space="preserve">Now, </w:t>
      </w:r>
      <w:r w:rsidRPr="00157DB8">
        <w:rPr>
          <w:b/>
        </w:rPr>
        <w:t>right click</w:t>
      </w:r>
      <w:r>
        <w:t xml:space="preserve"> on </w:t>
      </w:r>
      <w:r w:rsidRPr="00157DB8">
        <w:rPr>
          <w:i/>
        </w:rPr>
        <w:t>Standard Engine (Simulation)</w:t>
      </w:r>
      <w:r>
        <w:rPr>
          <w:i/>
        </w:rPr>
        <w:t xml:space="preserve"> </w:t>
      </w:r>
      <w:r>
        <w:t xml:space="preserve">and select </w:t>
      </w:r>
      <w:r w:rsidRPr="00157DB8">
        <w:rPr>
          <w:b/>
        </w:rPr>
        <w:t xml:space="preserve">Add &gt;&gt; </w:t>
      </w:r>
      <w:proofErr w:type="spellStart"/>
      <w:r>
        <w:rPr>
          <w:b/>
          <w:i/>
        </w:rPr>
        <w:t>YourController</w:t>
      </w:r>
      <w:r w:rsidRPr="00157DB8">
        <w:rPr>
          <w:b/>
          <w:i/>
        </w:rPr>
        <w:t>Module</w:t>
      </w:r>
      <w:proofErr w:type="spellEnd"/>
      <w:r>
        <w:t>. Then, select this new module from the tree.</w:t>
      </w:r>
    </w:p>
    <w:p w14:paraId="0D41905A" w14:textId="77777777" w:rsidR="00D70A4C" w:rsidRDefault="00D70A4C" w:rsidP="00D70A4C">
      <w:pPr>
        <w:pStyle w:val="ListParagraph"/>
        <w:numPr>
          <w:ilvl w:val="0"/>
          <w:numId w:val="1"/>
        </w:numPr>
      </w:pPr>
      <w:r>
        <w:t xml:space="preserve">For each </w:t>
      </w:r>
      <w:r>
        <w:rPr>
          <w:u w:val="single"/>
        </w:rPr>
        <w:t>processing parameter</w:t>
      </w:r>
      <w:r>
        <w:t xml:space="preserve"> tag, right click on the column “Mapped to System Tag” and configure the channel to be mapped to the appropriate system tag. You can look at “Temperature Controller Logic” to identify the correct mapping, which looks like this:</w:t>
      </w:r>
      <w:r>
        <w:br/>
      </w:r>
      <w:r>
        <w:rPr>
          <w:noProof/>
        </w:rPr>
        <w:drawing>
          <wp:inline distT="0" distB="0" distL="0" distR="0" wp14:anchorId="55B67B66" wp14:editId="54A8D99C">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64665"/>
                    </a:xfrm>
                    <a:prstGeom prst="rect">
                      <a:avLst/>
                    </a:prstGeom>
                  </pic:spPr>
                </pic:pic>
              </a:graphicData>
            </a:graphic>
          </wp:inline>
        </w:drawing>
      </w:r>
    </w:p>
    <w:p w14:paraId="274B9095" w14:textId="77777777" w:rsidR="00D70A4C" w:rsidRDefault="00D70A4C" w:rsidP="00D70A4C">
      <w:pPr>
        <w:pStyle w:val="ListParagraph"/>
        <w:numPr>
          <w:ilvl w:val="0"/>
          <w:numId w:val="1"/>
        </w:numPr>
      </w:pPr>
      <w:r>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r>
        <w:br/>
      </w:r>
      <w:r>
        <w:rPr>
          <w:noProof/>
        </w:rPr>
        <w:drawing>
          <wp:inline distT="0" distB="0" distL="0" distR="0" wp14:anchorId="6CB1228A" wp14:editId="62870569">
            <wp:extent cx="5943600" cy="429895"/>
            <wp:effectExtent l="0" t="0" r="0" b="825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9895"/>
                    </a:xfrm>
                    <a:prstGeom prst="rect">
                      <a:avLst/>
                    </a:prstGeom>
                  </pic:spPr>
                </pic:pic>
              </a:graphicData>
            </a:graphic>
          </wp:inline>
        </w:drawing>
      </w:r>
    </w:p>
    <w:p w14:paraId="18F66D56" w14:textId="5FAE5025" w:rsidR="00D70A4C" w:rsidRDefault="00D70A4C" w:rsidP="00D70A4C">
      <w:pPr>
        <w:pStyle w:val="ListParagraph"/>
        <w:numPr>
          <w:ilvl w:val="0"/>
          <w:numId w:val="1"/>
        </w:numPr>
      </w:pPr>
      <w:r>
        <w:lastRenderedPageBreak/>
        <w:t xml:space="preserve">Finally, we need to map our results to system tags. However, the editor prohibits mapping multiple writer channels (processing result or output) to a single system tag – mapping two writers to a single tag would introduce a race condition. So the next step is to either remove the mappings from the Temperature Controller Logic module, or to delete the module entirely. In either case the write reservations will be released. Reader channels may be ignored, as any tag can be read </w:t>
      </w:r>
      <w:del w:id="79" w:author="Burt Snover" w:date="2016-07-20T01:13:00Z">
        <w:r w:rsidDel="001A75B6">
          <w:delText xml:space="preserve">from </w:delText>
        </w:r>
      </w:del>
      <w:ins w:id="80" w:author="Burt Snover" w:date="2016-07-20T01:13:00Z">
        <w:r w:rsidR="001A75B6">
          <w:t>by</w:t>
        </w:r>
        <w:r w:rsidR="001A75B6">
          <w:t xml:space="preserve"> </w:t>
        </w:r>
      </w:ins>
      <w:r>
        <w:t>multiple channels.</w:t>
      </w:r>
    </w:p>
    <w:p w14:paraId="40CD417A" w14:textId="77777777" w:rsidR="00D70A4C" w:rsidRDefault="00D70A4C" w:rsidP="00D70A4C">
      <w:pPr>
        <w:pStyle w:val="ListParagraph"/>
        <w:numPr>
          <w:ilvl w:val="1"/>
          <w:numId w:val="1"/>
        </w:numPr>
      </w:pPr>
      <w:r>
        <w:t>Select Temperature Controller Logic, right click on rightmost column for the “fan” and “lamp” channels, a</w:t>
      </w:r>
      <w:bookmarkStart w:id="81" w:name="_GoBack"/>
      <w:bookmarkEnd w:id="81"/>
      <w:r>
        <w:t xml:space="preserve">nd select </w:t>
      </w:r>
      <w:r w:rsidRPr="00827186">
        <w:rPr>
          <w:b/>
        </w:rPr>
        <w:t>disconnect</w:t>
      </w:r>
      <w:r>
        <w:t>.</w:t>
      </w:r>
    </w:p>
    <w:p w14:paraId="1D55B8DE" w14:textId="77777777" w:rsidR="00D70A4C" w:rsidRPr="00827186" w:rsidRDefault="00D70A4C" w:rsidP="00D70A4C">
      <w:pPr>
        <w:pStyle w:val="ListParagraph"/>
        <w:numPr>
          <w:ilvl w:val="1"/>
          <w:numId w:val="1"/>
        </w:numPr>
      </w:pPr>
      <w:r>
        <w:rPr>
          <w:b/>
        </w:rPr>
        <w:t>And/Or:</w:t>
      </w:r>
      <w:r>
        <w:t xml:space="preserve"> Right click on Temperature Controller Logic in the tree and select </w:t>
      </w:r>
      <w:r>
        <w:rPr>
          <w:b/>
        </w:rPr>
        <w:t>Remove.</w:t>
      </w:r>
    </w:p>
    <w:p w14:paraId="7CA1E46D" w14:textId="77777777" w:rsidR="00D70A4C" w:rsidRDefault="00D70A4C" w:rsidP="00D70A4C">
      <w:pPr>
        <w:pStyle w:val="ListParagraph"/>
        <w:numPr>
          <w:ilvl w:val="0"/>
          <w:numId w:val="1"/>
        </w:numPr>
      </w:pPr>
      <w:r>
        <w:t>Return to your module’s configuration screen and map channel “fan” to tag “Fan” and channel “lamp” to tag “Lamp”.</w:t>
      </w:r>
    </w:p>
    <w:p w14:paraId="69C52A3F" w14:textId="77777777" w:rsidR="00D70A4C" w:rsidRDefault="00D70A4C" w:rsidP="00D70A4C">
      <w:pPr>
        <w:pStyle w:val="ListParagraph"/>
        <w:numPr>
          <w:ilvl w:val="0"/>
          <w:numId w:val="1"/>
        </w:numPr>
      </w:pPr>
      <w:r>
        <w:t xml:space="preserve">Select to </w:t>
      </w:r>
      <w:r>
        <w:rPr>
          <w:b/>
        </w:rPr>
        <w:t>File &gt;&gt; Save.</w:t>
      </w:r>
    </w:p>
    <w:p w14:paraId="4BF2AE71" w14:textId="77777777" w:rsidR="00D70A4C" w:rsidRDefault="00D70A4C" w:rsidP="00D70A4C">
      <w:pPr>
        <w:pStyle w:val="ListParagraph"/>
        <w:numPr>
          <w:ilvl w:val="0"/>
          <w:numId w:val="1"/>
        </w:numPr>
      </w:pPr>
      <w:r>
        <w:t>Open Host Main.vi (our top-level application VI) and navigate to Host Module Includes.vi on the diagram.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hardcode the appropriate modules.</w:t>
      </w:r>
      <w:r>
        <w:br/>
      </w:r>
      <w:r>
        <w:rPr>
          <w:noProof/>
        </w:rPr>
        <w:drawing>
          <wp:inline distT="0" distB="0" distL="0" distR="0" wp14:anchorId="70E781F4" wp14:editId="7C7174A8">
            <wp:extent cx="3840480" cy="3108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0480" cy="3108960"/>
                    </a:xfrm>
                    <a:prstGeom prst="rect">
                      <a:avLst/>
                    </a:prstGeom>
                    <a:noFill/>
                    <a:ln>
                      <a:noFill/>
                    </a:ln>
                  </pic:spPr>
                </pic:pic>
              </a:graphicData>
            </a:graphic>
          </wp:inline>
        </w:drawing>
      </w:r>
    </w:p>
    <w:p w14:paraId="381B130C" w14:textId="77777777" w:rsidR="00D70A4C" w:rsidRDefault="00D70A4C" w:rsidP="00D70A4C">
      <w:pPr>
        <w:pStyle w:val="ListParagraph"/>
        <w:numPr>
          <w:ilvl w:val="0"/>
          <w:numId w:val="1"/>
        </w:numPr>
      </w:pPr>
      <w:r>
        <w:lastRenderedPageBreak/>
        <w:t xml:space="preserve">Drag an instance of </w:t>
      </w:r>
      <w:proofErr w:type="spellStart"/>
      <w:r>
        <w:rPr>
          <w:i/>
        </w:rPr>
        <w:t>YourModuleName</w:t>
      </w:r>
      <w:proofErr w:type="spellEnd"/>
      <w:r>
        <w:t xml:space="preserve"> </w:t>
      </w:r>
      <w:proofErr w:type="spellStart"/>
      <w:r>
        <w:t>Runtime.lvclass</w:t>
      </w:r>
      <w:proofErr w:type="spellEnd"/>
      <w:r>
        <w:t xml:space="preserve"> from the project onto the diagram of Host Module Includes.vi. This ensures that your new module is always loaded into memory.</w:t>
      </w:r>
      <w:r>
        <w:br/>
      </w:r>
      <w:r>
        <w:rPr>
          <w:noProof/>
        </w:rPr>
        <w:drawing>
          <wp:inline distT="0" distB="0" distL="0" distR="0" wp14:anchorId="27955D86" wp14:editId="2831A756">
            <wp:extent cx="4943475" cy="1933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3475" cy="1933575"/>
                    </a:xfrm>
                    <a:prstGeom prst="rect">
                      <a:avLst/>
                    </a:prstGeom>
                  </pic:spPr>
                </pic:pic>
              </a:graphicData>
            </a:graphic>
          </wp:inline>
        </w:drawing>
      </w:r>
    </w:p>
    <w:p w14:paraId="01B67FB7" w14:textId="77777777" w:rsidR="00D70A4C" w:rsidRDefault="00D70A4C" w:rsidP="00D70A4C">
      <w:pPr>
        <w:pStyle w:val="ListParagraph"/>
        <w:numPr>
          <w:ilvl w:val="0"/>
          <w:numId w:val="1"/>
        </w:numPr>
      </w:pPr>
      <w:r>
        <w:t xml:space="preserve">Now save and close this VI and return to Host Main.vi. On the front panel, enter the name of your configuration file (we suggested </w:t>
      </w:r>
      <w:proofErr w:type="spellStart"/>
      <w:r w:rsidRPr="00503B3D">
        <w:t>SimulatedSystemCustomControl.pcfg</w:t>
      </w:r>
      <w:proofErr w:type="spellEnd"/>
      <w:r>
        <w:t xml:space="preserve">) in the </w:t>
      </w:r>
      <w:r>
        <w:rPr>
          <w:i/>
        </w:rPr>
        <w:t>file name</w:t>
      </w:r>
      <w:r>
        <w:t xml:space="preserve"> control.</w:t>
      </w:r>
      <w:r>
        <w:br/>
      </w:r>
      <w:r>
        <w:rPr>
          <w:noProof/>
        </w:rPr>
        <w:drawing>
          <wp:inline distT="0" distB="0" distL="0" distR="0" wp14:anchorId="13ED56ED" wp14:editId="132C7CEB">
            <wp:extent cx="3429000" cy="1352550"/>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29000" cy="1352550"/>
                    </a:xfrm>
                    <a:prstGeom prst="rect">
                      <a:avLst/>
                    </a:prstGeom>
                  </pic:spPr>
                </pic:pic>
              </a:graphicData>
            </a:graphic>
          </wp:inline>
        </w:drawing>
      </w:r>
    </w:p>
    <w:p w14:paraId="514E467A" w14:textId="77777777" w:rsidR="00D70A4C" w:rsidRDefault="00D70A4C" w:rsidP="00D70A4C">
      <w:pPr>
        <w:pStyle w:val="ListParagraph"/>
        <w:numPr>
          <w:ilvl w:val="0"/>
          <w:numId w:val="1"/>
        </w:numPr>
      </w:pPr>
      <w:r>
        <w:t xml:space="preserve">Press </w:t>
      </w:r>
      <w:r w:rsidRPr="000C3FF4">
        <w:rPr>
          <w:b/>
        </w:rPr>
        <w:t>run</w:t>
      </w:r>
      <w:r>
        <w:t>.</w:t>
      </w:r>
    </w:p>
    <w:p w14:paraId="42F29C9A" w14:textId="77777777" w:rsidR="00D70A4C" w:rsidRDefault="00D70A4C" w:rsidP="00D70A4C">
      <w:pPr>
        <w:pStyle w:val="ListParagraph"/>
        <w:numPr>
          <w:ilvl w:val="0"/>
          <w:numId w:val="1"/>
        </w:numPr>
      </w:pPr>
      <w:r>
        <w:t xml:space="preserve">The behavior should match that of the original controller if you used the same code. </w:t>
      </w:r>
      <w:r>
        <w:br/>
        <w:t xml:space="preserve">Debugging Note: While </w:t>
      </w:r>
      <w:r>
        <w:rPr>
          <w:i/>
        </w:rPr>
        <w:t>process.vi</w:t>
      </w:r>
      <w:r>
        <w:t xml:space="preserve"> is a shared reentrant method and is therefore difficult to debug, </w:t>
      </w:r>
      <w:r>
        <w:rPr>
          <w:i/>
        </w:rPr>
        <w:t xml:space="preserve">user process.vi </w:t>
      </w:r>
      <w:r>
        <w:t xml:space="preserve">defaults to being non-reentrant and </w:t>
      </w:r>
      <w:proofErr w:type="spellStart"/>
      <w:r>
        <w:t>debuggable</w:t>
      </w:r>
      <w:proofErr w:type="spellEnd"/>
      <w:r>
        <w:t xml:space="preserve">. </w:t>
      </w:r>
    </w:p>
    <w:p w14:paraId="2BAB06D0" w14:textId="081DD8A6" w:rsidR="00D70A4C" w:rsidRPr="00BB6B83" w:rsidRDefault="00D70A4C" w:rsidP="00D70A4C">
      <w:pPr>
        <w:pStyle w:val="Default"/>
        <w:ind w:left="720"/>
        <w:jc w:val="center"/>
        <w:rPr>
          <w:i/>
          <w:sz w:val="22"/>
          <w:szCs w:val="28"/>
        </w:rPr>
      </w:pPr>
      <w:r w:rsidRPr="00BB6B83">
        <w:rPr>
          <w:b/>
          <w:bCs/>
          <w:i/>
          <w:sz w:val="22"/>
          <w:szCs w:val="28"/>
        </w:rPr>
        <w:t xml:space="preserve">End of Exercise </w:t>
      </w:r>
      <w:r>
        <w:rPr>
          <w:b/>
          <w:bCs/>
          <w:i/>
          <w:sz w:val="22"/>
          <w:szCs w:val="28"/>
        </w:rPr>
        <w:t>3</w:t>
      </w:r>
    </w:p>
    <w:p w14:paraId="43933DD7" w14:textId="77777777" w:rsidR="00D70A4C" w:rsidRDefault="00D70A4C" w:rsidP="00D70A4C"/>
    <w:p w14:paraId="41D14D19" w14:textId="5019E1E1" w:rsidR="00D70A4C" w:rsidRDefault="00D70A4C" w:rsidP="007C4C86">
      <w:pPr>
        <w:pStyle w:val="Heading1"/>
      </w:pPr>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Burt Snover" w:date="2016-07-20T00:38:00Z" w:initials="BS">
    <w:p w14:paraId="33BC0730" w14:textId="1238A5B4" w:rsidR="00B43876" w:rsidRDefault="00B43876">
      <w:pPr>
        <w:pStyle w:val="CommentText"/>
      </w:pPr>
      <w:r>
        <w:rPr>
          <w:rStyle w:val="CommentReference"/>
        </w:rPr>
        <w:annotationRef/>
      </w:r>
      <w:r>
        <w:t>This will be changing to the Tools Network. Users should just type DCAF in VIPM.</w:t>
      </w:r>
    </w:p>
  </w:comment>
  <w:comment w:id="56" w:author="Burt Snover" w:date="2016-07-20T00:59:00Z" w:initials="BS">
    <w:p w14:paraId="2DD18762" w14:textId="12A59392" w:rsidR="00C54E93" w:rsidRDefault="00C54E93">
      <w:pPr>
        <w:pStyle w:val="CommentText"/>
      </w:pPr>
      <w:r>
        <w:rPr>
          <w:rStyle w:val="CommentReference"/>
        </w:rPr>
        <w:annotationRef/>
      </w:r>
      <w:r>
        <w:t>Arguably a much better way to do this is directly from the Target. You can add the path to the includes file in the configuration and then just hit the ‘Generate’ button any time you need an update. It’s a lot fewer mouse clicks.</w:t>
      </w:r>
    </w:p>
    <w:p w14:paraId="2D44D519" w14:textId="2C2771E6" w:rsidR="00C54E93" w:rsidRDefault="00C54E93">
      <w:pPr>
        <w:pStyle w:val="CommentText"/>
      </w:pPr>
      <w:r>
        <w:rPr>
          <w:noProof/>
        </w:rPr>
        <w:drawing>
          <wp:inline distT="0" distB="0" distL="0" distR="0" wp14:anchorId="004956E8" wp14:editId="1897A74C">
            <wp:extent cx="4086225" cy="1971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86225" cy="1971675"/>
                    </a:xfrm>
                    <a:prstGeom prst="rect">
                      <a:avLst/>
                    </a:prstGeom>
                  </pic:spPr>
                </pic:pic>
              </a:graphicData>
            </a:graphic>
          </wp:inline>
        </w:drawing>
      </w:r>
    </w:p>
  </w:comment>
  <w:comment w:id="67" w:author="Burt Snover" w:date="2016-07-20T01:06:00Z" w:initials="BS">
    <w:p w14:paraId="5CCBC017" w14:textId="656BDB8A" w:rsidR="00C54E93" w:rsidRDefault="00C54E93">
      <w:pPr>
        <w:pStyle w:val="CommentText"/>
      </w:pPr>
      <w:r>
        <w:rPr>
          <w:rStyle w:val="CommentReference"/>
        </w:rPr>
        <w:annotationRef/>
      </w:r>
      <w:r>
        <w:t>This is a great picture!</w:t>
      </w:r>
    </w:p>
  </w:comment>
  <w:comment w:id="68" w:author="Burt Snover" w:date="2016-07-20T01:06:00Z" w:initials="BS">
    <w:p w14:paraId="75D2285A" w14:textId="333D583A" w:rsidR="00C54E93" w:rsidRDefault="00C54E93">
      <w:pPr>
        <w:pStyle w:val="CommentText"/>
      </w:pPr>
      <w:r>
        <w:rPr>
          <w:rStyle w:val="CommentReference"/>
        </w:rPr>
        <w:annotationRef/>
      </w:r>
      <w:r>
        <w:t>This picture really helps to explain what someone is trying to accomplish. Why don’t we put that first and inform people that this is what we will be building?</w:t>
      </w:r>
    </w:p>
  </w:comment>
  <w:comment w:id="69" w:author="Burt Snover" w:date="2016-07-20T01:05:00Z" w:initials="BS">
    <w:p w14:paraId="6D1A1E50" w14:textId="7B0DD5B0" w:rsidR="00C54E93" w:rsidRDefault="00C54E93">
      <w:pPr>
        <w:pStyle w:val="CommentText"/>
      </w:pPr>
      <w:r>
        <w:rPr>
          <w:rStyle w:val="CommentReference"/>
        </w:rPr>
        <w:annotationRef/>
      </w:r>
      <w:r>
        <w:t xml:space="preserve">This is a nice diagram, but just curious why you didn’t use the </w:t>
      </w:r>
      <w:proofErr w:type="spellStart"/>
      <w:r>
        <w:t>GraphViz</w:t>
      </w:r>
      <w:proofErr w:type="spellEnd"/>
      <w:r>
        <w:t xml:space="preserve"> tool. That tool can generate something similar for you automatically.</w:t>
      </w:r>
    </w:p>
  </w:comment>
  <w:comment w:id="70" w:author="Burt Snover" w:date="2016-07-20T01:09:00Z" w:initials="BS">
    <w:p w14:paraId="1CC25AE6" w14:textId="34DC33B7" w:rsidR="001A75B6" w:rsidRDefault="001A75B6">
      <w:pPr>
        <w:pStyle w:val="CommentText"/>
      </w:pPr>
      <w:r>
        <w:rPr>
          <w:rStyle w:val="CommentReference"/>
        </w:rPr>
        <w:annotationRef/>
      </w:r>
      <w:r>
        <w:t>Can we add a picture for this step?</w:t>
      </w:r>
    </w:p>
  </w:comment>
  <w:comment w:id="71" w:author="Burt Snover" w:date="2016-07-20T01:09:00Z" w:initials="BS">
    <w:p w14:paraId="7EB8BA49" w14:textId="3423648D" w:rsidR="001A75B6" w:rsidRDefault="001A75B6">
      <w:pPr>
        <w:pStyle w:val="CommentText"/>
      </w:pPr>
      <w:r>
        <w:rPr>
          <w:rStyle w:val="CommentReference"/>
        </w:rPr>
        <w:annotationRef/>
      </w:r>
      <w:r>
        <w:t>Why two stop buttons? Can’t we just add this tag to the loop that already exists?</w:t>
      </w:r>
    </w:p>
  </w:comment>
  <w:comment w:id="76" w:author="Burt Snover" w:date="2016-07-20T01:12:00Z" w:initials="BS">
    <w:p w14:paraId="1641C0A3" w14:textId="42FC8759" w:rsidR="001A75B6" w:rsidRDefault="001A75B6">
      <w:pPr>
        <w:pStyle w:val="CommentText"/>
      </w:pPr>
      <w:r>
        <w:rPr>
          <w:rStyle w:val="CommentReference"/>
        </w:rPr>
        <w:annotationRef/>
      </w:r>
      <w:r>
        <w:t>Can we add this picture first? First explain the goal, then add the steps to complete. Most people can probably skip the steps above and just build this from the picture a lot faster.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BC0730" w15:done="0"/>
  <w15:commentEx w15:paraId="2D44D519" w15:done="0"/>
  <w15:commentEx w15:paraId="5CCBC017" w15:done="0"/>
  <w15:commentEx w15:paraId="75D2285A" w15:done="0"/>
  <w15:commentEx w15:paraId="6D1A1E50" w15:done="0"/>
  <w15:commentEx w15:paraId="1CC25AE6" w15:done="0"/>
  <w15:commentEx w15:paraId="7EB8BA49" w15:done="0"/>
  <w15:commentEx w15:paraId="1641C0A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urt Snover">
    <w15:presenceInfo w15:providerId="AD" w15:userId="S-1-5-21-4170831575-233351449-3708798867-23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30CF"/>
    <w:rsid w:val="000556AF"/>
    <w:rsid w:val="000704AF"/>
    <w:rsid w:val="0007697F"/>
    <w:rsid w:val="00081A73"/>
    <w:rsid w:val="000A6BF6"/>
    <w:rsid w:val="000C3FF4"/>
    <w:rsid w:val="000F4E0B"/>
    <w:rsid w:val="00110682"/>
    <w:rsid w:val="00135CFD"/>
    <w:rsid w:val="001454FB"/>
    <w:rsid w:val="00147945"/>
    <w:rsid w:val="00151A85"/>
    <w:rsid w:val="00157DB8"/>
    <w:rsid w:val="00162FE8"/>
    <w:rsid w:val="00164AAC"/>
    <w:rsid w:val="00171767"/>
    <w:rsid w:val="001A0593"/>
    <w:rsid w:val="001A75B6"/>
    <w:rsid w:val="001C65CF"/>
    <w:rsid w:val="00205426"/>
    <w:rsid w:val="00217315"/>
    <w:rsid w:val="0023172A"/>
    <w:rsid w:val="00241257"/>
    <w:rsid w:val="00244DB2"/>
    <w:rsid w:val="002471CB"/>
    <w:rsid w:val="00260FE7"/>
    <w:rsid w:val="002762EF"/>
    <w:rsid w:val="00285CF6"/>
    <w:rsid w:val="00290B08"/>
    <w:rsid w:val="00293D5A"/>
    <w:rsid w:val="002A02BB"/>
    <w:rsid w:val="002B1F9E"/>
    <w:rsid w:val="002B6079"/>
    <w:rsid w:val="002C191F"/>
    <w:rsid w:val="002E19F1"/>
    <w:rsid w:val="002E27E0"/>
    <w:rsid w:val="002E6719"/>
    <w:rsid w:val="002F4DB8"/>
    <w:rsid w:val="002F6FA7"/>
    <w:rsid w:val="002F7376"/>
    <w:rsid w:val="00325134"/>
    <w:rsid w:val="0032739F"/>
    <w:rsid w:val="00347972"/>
    <w:rsid w:val="0037016B"/>
    <w:rsid w:val="00375AA8"/>
    <w:rsid w:val="00375F64"/>
    <w:rsid w:val="00380E0B"/>
    <w:rsid w:val="003850C6"/>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9585A"/>
    <w:rsid w:val="004A26E3"/>
    <w:rsid w:val="004A2939"/>
    <w:rsid w:val="004D396D"/>
    <w:rsid w:val="004E0AB7"/>
    <w:rsid w:val="00500123"/>
    <w:rsid w:val="0050073A"/>
    <w:rsid w:val="00501A49"/>
    <w:rsid w:val="00503B3D"/>
    <w:rsid w:val="00507EA1"/>
    <w:rsid w:val="005422B3"/>
    <w:rsid w:val="005450EA"/>
    <w:rsid w:val="00546209"/>
    <w:rsid w:val="005473D0"/>
    <w:rsid w:val="005504EB"/>
    <w:rsid w:val="00550816"/>
    <w:rsid w:val="005546A7"/>
    <w:rsid w:val="0056427E"/>
    <w:rsid w:val="0056741E"/>
    <w:rsid w:val="00574724"/>
    <w:rsid w:val="0057527C"/>
    <w:rsid w:val="00582671"/>
    <w:rsid w:val="00584C5F"/>
    <w:rsid w:val="00594DF2"/>
    <w:rsid w:val="00597133"/>
    <w:rsid w:val="005B15E4"/>
    <w:rsid w:val="005D5FAE"/>
    <w:rsid w:val="005E6757"/>
    <w:rsid w:val="00602904"/>
    <w:rsid w:val="00613CA0"/>
    <w:rsid w:val="0061474E"/>
    <w:rsid w:val="0062499D"/>
    <w:rsid w:val="0063054E"/>
    <w:rsid w:val="0063403D"/>
    <w:rsid w:val="0065148F"/>
    <w:rsid w:val="006566F0"/>
    <w:rsid w:val="00672FD0"/>
    <w:rsid w:val="0067419D"/>
    <w:rsid w:val="00675C1E"/>
    <w:rsid w:val="00693FCA"/>
    <w:rsid w:val="006B5FC1"/>
    <w:rsid w:val="006E0EE1"/>
    <w:rsid w:val="007156D7"/>
    <w:rsid w:val="00743300"/>
    <w:rsid w:val="00756189"/>
    <w:rsid w:val="007562F0"/>
    <w:rsid w:val="007916FF"/>
    <w:rsid w:val="007C2833"/>
    <w:rsid w:val="007C4C86"/>
    <w:rsid w:val="007C58B6"/>
    <w:rsid w:val="007E1D8D"/>
    <w:rsid w:val="00805DB8"/>
    <w:rsid w:val="00822F2E"/>
    <w:rsid w:val="00827186"/>
    <w:rsid w:val="00827731"/>
    <w:rsid w:val="00827782"/>
    <w:rsid w:val="00865EE7"/>
    <w:rsid w:val="00897995"/>
    <w:rsid w:val="008C79CD"/>
    <w:rsid w:val="008E4B69"/>
    <w:rsid w:val="008E7834"/>
    <w:rsid w:val="008F616A"/>
    <w:rsid w:val="0092387D"/>
    <w:rsid w:val="00952815"/>
    <w:rsid w:val="00962015"/>
    <w:rsid w:val="00962ACB"/>
    <w:rsid w:val="0096473B"/>
    <w:rsid w:val="0099180E"/>
    <w:rsid w:val="009C4211"/>
    <w:rsid w:val="009E0C65"/>
    <w:rsid w:val="009E53CA"/>
    <w:rsid w:val="00A44448"/>
    <w:rsid w:val="00A5353B"/>
    <w:rsid w:val="00A7449E"/>
    <w:rsid w:val="00A8154C"/>
    <w:rsid w:val="00AB3B23"/>
    <w:rsid w:val="00AC3675"/>
    <w:rsid w:val="00AC451F"/>
    <w:rsid w:val="00AD49C2"/>
    <w:rsid w:val="00AD732D"/>
    <w:rsid w:val="00AE0E92"/>
    <w:rsid w:val="00AF20A6"/>
    <w:rsid w:val="00AF3BCC"/>
    <w:rsid w:val="00B16033"/>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E0615"/>
    <w:rsid w:val="00BF65CF"/>
    <w:rsid w:val="00C2176A"/>
    <w:rsid w:val="00C25E5C"/>
    <w:rsid w:val="00C52F71"/>
    <w:rsid w:val="00C54E93"/>
    <w:rsid w:val="00C554F5"/>
    <w:rsid w:val="00C57CB9"/>
    <w:rsid w:val="00C67AAA"/>
    <w:rsid w:val="00C92993"/>
    <w:rsid w:val="00C9355C"/>
    <w:rsid w:val="00CA30D1"/>
    <w:rsid w:val="00CA40B7"/>
    <w:rsid w:val="00CA544D"/>
    <w:rsid w:val="00CA7D0B"/>
    <w:rsid w:val="00CC5736"/>
    <w:rsid w:val="00CD2D7F"/>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C7A40"/>
    <w:rsid w:val="00DD7941"/>
    <w:rsid w:val="00DE596E"/>
    <w:rsid w:val="00DE74CA"/>
    <w:rsid w:val="00E02540"/>
    <w:rsid w:val="00E236F0"/>
    <w:rsid w:val="00E6369B"/>
    <w:rsid w:val="00EA1EF6"/>
    <w:rsid w:val="00EA7C1B"/>
    <w:rsid w:val="00F14981"/>
    <w:rsid w:val="00F15746"/>
    <w:rsid w:val="00F20D63"/>
    <w:rsid w:val="00F210A7"/>
    <w:rsid w:val="00F2222F"/>
    <w:rsid w:val="00F26871"/>
    <w:rsid w:val="00F31C37"/>
    <w:rsid w:val="00F42DB6"/>
    <w:rsid w:val="00F536CC"/>
    <w:rsid w:val="00F6135F"/>
    <w:rsid w:val="00F72589"/>
    <w:rsid w:val="00F72C02"/>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E42E0"/>
    <w:rPr>
      <w:color w:val="954F72" w:themeColor="followedHyperlink"/>
      <w:u w:val="single"/>
    </w:rPr>
  </w:style>
  <w:style w:type="character" w:styleId="CommentReference">
    <w:name w:val="annotation reference"/>
    <w:basedOn w:val="DefaultParagraphFont"/>
    <w:uiPriority w:val="99"/>
    <w:semiHidden/>
    <w:unhideWhenUsed/>
    <w:rsid w:val="00B43876"/>
    <w:rPr>
      <w:sz w:val="16"/>
      <w:szCs w:val="16"/>
    </w:rPr>
  </w:style>
  <w:style w:type="paragraph" w:styleId="CommentText">
    <w:name w:val="annotation text"/>
    <w:basedOn w:val="Normal"/>
    <w:link w:val="CommentTextChar"/>
    <w:uiPriority w:val="99"/>
    <w:semiHidden/>
    <w:unhideWhenUsed/>
    <w:rsid w:val="00B43876"/>
    <w:pPr>
      <w:spacing w:line="240" w:lineRule="auto"/>
    </w:pPr>
    <w:rPr>
      <w:sz w:val="20"/>
      <w:szCs w:val="20"/>
    </w:rPr>
  </w:style>
  <w:style w:type="character" w:customStyle="1" w:styleId="CommentTextChar">
    <w:name w:val="Comment Text Char"/>
    <w:basedOn w:val="DefaultParagraphFont"/>
    <w:link w:val="CommentText"/>
    <w:uiPriority w:val="99"/>
    <w:semiHidden/>
    <w:rsid w:val="00B43876"/>
    <w:rPr>
      <w:sz w:val="20"/>
      <w:szCs w:val="20"/>
    </w:rPr>
  </w:style>
  <w:style w:type="paragraph" w:styleId="CommentSubject">
    <w:name w:val="annotation subject"/>
    <w:basedOn w:val="CommentText"/>
    <w:next w:val="CommentText"/>
    <w:link w:val="CommentSubjectChar"/>
    <w:uiPriority w:val="99"/>
    <w:semiHidden/>
    <w:unhideWhenUsed/>
    <w:rsid w:val="00B43876"/>
    <w:rPr>
      <w:b/>
      <w:bCs/>
    </w:rPr>
  </w:style>
  <w:style w:type="character" w:customStyle="1" w:styleId="CommentSubjectChar">
    <w:name w:val="Comment Subject Char"/>
    <w:basedOn w:val="CommentTextChar"/>
    <w:link w:val="CommentSubject"/>
    <w:uiPriority w:val="99"/>
    <w:semiHidden/>
    <w:rsid w:val="00B43876"/>
    <w:rPr>
      <w:b/>
      <w:bCs/>
      <w:sz w:val="20"/>
      <w:szCs w:val="20"/>
    </w:rPr>
  </w:style>
  <w:style w:type="paragraph" w:styleId="BalloonText">
    <w:name w:val="Balloon Text"/>
    <w:basedOn w:val="Normal"/>
    <w:link w:val="BalloonTextChar"/>
    <w:uiPriority w:val="99"/>
    <w:semiHidden/>
    <w:unhideWhenUsed/>
    <w:rsid w:val="00B43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8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file:///\\Desktop\DCAF%20Hands%20On\Temperature%20Controller\Exercise%201"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 TargetMode="External"/><Relationship Id="rId46" Type="http://schemas.openxmlformats.org/officeDocument/2006/relationships/image" Target="media/image32.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ile:///\\Desktop\DCAF%20Hands%20On\Temperature%20Controller\Exercise%201"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decibel.ni.com/content/groups/dcaf?view=documents" TargetMode="External"/><Relationship Id="rId11" Type="http://schemas.openxmlformats.org/officeDocument/2006/relationships/hyperlink" Target="file:///\\Desktop\DCAF%20Hands%20On\Temperature%20Controller\Exercise%201" TargetMode="External"/><Relationship Id="rId24" Type="http://schemas.openxmlformats.org/officeDocument/2006/relationships/image" Target="media/image12.png"/><Relationship Id="rId32" Type="http://schemas.openxmlformats.org/officeDocument/2006/relationships/image" Target="media/image18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esktop\DCAF%20Hands%20On\Temperature%20Controller\Exercise%20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hyperlink" Target="file:///\\Desktop\DCAF%20Hands%20On\Temperature%20Controller\Exercise%201"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microsoft.com/office/2011/relationships/commentsExtended" Target="commentsExtended.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8FBF4-4669-407F-A361-92264D1FA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30</Pages>
  <Words>4016</Words>
  <Characters>22895</Characters>
  <Application>Microsoft Office Word</Application>
  <DocSecurity>0</DocSecurity>
  <Lines>190</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Burt Snover</cp:lastModifiedBy>
  <cp:revision>21</cp:revision>
  <dcterms:created xsi:type="dcterms:W3CDTF">2016-04-19T23:07:00Z</dcterms:created>
  <dcterms:modified xsi:type="dcterms:W3CDTF">2016-07-20T06:15:00Z</dcterms:modified>
</cp:coreProperties>
</file>